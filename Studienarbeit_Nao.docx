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9.jpg" ContentType="image/png"/>
  <Override PartName="/word/media/image11.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für </w:t>
      </w:r>
      <w:proofErr w:type="spellStart"/>
      <w:r w:rsidRPr="00F004CE">
        <w:rPr>
          <w:b/>
          <w:sz w:val="32"/>
          <w:szCs w:val="32"/>
          <w:lang w:eastAsia="de-DE"/>
        </w:rPr>
        <w:t>humanoide</w:t>
      </w:r>
      <w:proofErr w:type="spellEnd"/>
      <w:r w:rsidRPr="00F004CE">
        <w:rPr>
          <w:b/>
          <w:sz w:val="32"/>
          <w:szCs w:val="32"/>
          <w:lang w:eastAsia="de-DE"/>
        </w:rPr>
        <w:t xml:space="preserv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 xml:space="preserve">Bachelor </w:t>
      </w:r>
      <w:proofErr w:type="spellStart"/>
      <w:r w:rsidRPr="00F815B5">
        <w:rPr>
          <w:szCs w:val="20"/>
          <w:lang w:eastAsia="de-DE"/>
        </w:rPr>
        <w:t>of</w:t>
      </w:r>
      <w:proofErr w:type="spellEnd"/>
      <w:r w:rsidRPr="00F815B5">
        <w:rPr>
          <w:szCs w:val="20"/>
          <w:lang w:eastAsia="de-DE"/>
        </w:rPr>
        <w:t xml:space="preserve">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 xml:space="preserve">Karolin </w:t>
      </w:r>
      <w:proofErr w:type="spellStart"/>
      <w:r w:rsidRPr="00F815B5">
        <w:rPr>
          <w:b/>
          <w:szCs w:val="20"/>
          <w:lang w:eastAsia="de-DE"/>
        </w:rPr>
        <w:t>Edigkaufer</w:t>
      </w:r>
      <w:proofErr w:type="spellEnd"/>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w:t>
      </w:r>
      <w:proofErr w:type="spellStart"/>
      <w:r>
        <w:rPr>
          <w:szCs w:val="20"/>
          <w:lang w:eastAsia="de-DE"/>
        </w:rPr>
        <w:t>Edigkaufer</w:t>
      </w:r>
      <w:proofErr w:type="spellEnd"/>
      <w:r>
        <w:rPr>
          <w:szCs w:val="20"/>
          <w:lang w:eastAsia="de-DE"/>
        </w:rPr>
        <w:t>)</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lastRenderedPageBreak/>
        <w:t>Betreuer</w:t>
      </w:r>
      <w:r w:rsidRPr="00A16598">
        <w:rPr>
          <w:szCs w:val="20"/>
          <w:lang w:eastAsia="de-DE"/>
        </w:rPr>
        <w:tab/>
      </w:r>
      <w:r w:rsidR="00F004CE">
        <w:rPr>
          <w:szCs w:val="20"/>
          <w:lang w:eastAsia="de-DE"/>
        </w:rPr>
        <w:t xml:space="preserve">Prof. Dr. Hans-Jörg </w:t>
      </w:r>
      <w:proofErr w:type="spellStart"/>
      <w:r w:rsidR="00F004CE">
        <w:rPr>
          <w:szCs w:val="20"/>
          <w:lang w:eastAsia="de-DE"/>
        </w:rPr>
        <w:t>Haubner</w:t>
      </w:r>
      <w:proofErr w:type="spellEnd"/>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003426"/>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003427"/>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9A71A3"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003403" w:history="1">
        <w:r w:rsidR="009A71A3" w:rsidRPr="005C6E2B">
          <w:rPr>
            <w:rStyle w:val="Hyperlink"/>
            <w:noProof/>
          </w:rPr>
          <w:t>Abb. 1: Die Sensoren der Kinect [8]</w:t>
        </w:r>
        <w:r w:rsidR="009A71A3">
          <w:rPr>
            <w:noProof/>
            <w:webHidden/>
          </w:rPr>
          <w:tab/>
        </w:r>
        <w:r w:rsidR="009A71A3">
          <w:rPr>
            <w:noProof/>
            <w:webHidden/>
          </w:rPr>
          <w:fldChar w:fldCharType="begin"/>
        </w:r>
        <w:r w:rsidR="009A71A3">
          <w:rPr>
            <w:noProof/>
            <w:webHidden/>
          </w:rPr>
          <w:instrText xml:space="preserve"> PAGEREF _Toc387003403 \h </w:instrText>
        </w:r>
        <w:r w:rsidR="009A71A3">
          <w:rPr>
            <w:noProof/>
            <w:webHidden/>
          </w:rPr>
        </w:r>
        <w:r w:rsidR="009A71A3">
          <w:rPr>
            <w:noProof/>
            <w:webHidden/>
          </w:rPr>
          <w:fldChar w:fldCharType="separate"/>
        </w:r>
        <w:r w:rsidR="009A71A3">
          <w:rPr>
            <w:noProof/>
            <w:webHidden/>
          </w:rPr>
          <w:t>4</w:t>
        </w:r>
        <w:r w:rsidR="009A71A3">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04" w:history="1">
        <w:r w:rsidRPr="005C6E2B">
          <w:rPr>
            <w:rStyle w:val="Hyperlink"/>
            <w:noProof/>
          </w:rPr>
          <w:t>Abb. 2: Skeleton mit 20 Punkten [9]</w:t>
        </w:r>
        <w:r>
          <w:rPr>
            <w:noProof/>
            <w:webHidden/>
          </w:rPr>
          <w:tab/>
        </w:r>
        <w:r>
          <w:rPr>
            <w:noProof/>
            <w:webHidden/>
          </w:rPr>
          <w:fldChar w:fldCharType="begin"/>
        </w:r>
        <w:r>
          <w:rPr>
            <w:noProof/>
            <w:webHidden/>
          </w:rPr>
          <w:instrText xml:space="preserve"> PAGEREF _Toc387003404 \h </w:instrText>
        </w:r>
        <w:r>
          <w:rPr>
            <w:noProof/>
            <w:webHidden/>
          </w:rPr>
        </w:r>
        <w:r>
          <w:rPr>
            <w:noProof/>
            <w:webHidden/>
          </w:rPr>
          <w:fldChar w:fldCharType="separate"/>
        </w:r>
        <w:r>
          <w:rPr>
            <w:noProof/>
            <w:webHidden/>
          </w:rPr>
          <w:t>5</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05" w:history="1">
        <w:r w:rsidRPr="005C6E2B">
          <w:rPr>
            <w:rStyle w:val="Hyperlink"/>
            <w:noProof/>
          </w:rPr>
          <w:t>Abb. 3: Kinect Developer Toolkit</w:t>
        </w:r>
        <w:r>
          <w:rPr>
            <w:noProof/>
            <w:webHidden/>
          </w:rPr>
          <w:tab/>
        </w:r>
        <w:r>
          <w:rPr>
            <w:noProof/>
            <w:webHidden/>
          </w:rPr>
          <w:fldChar w:fldCharType="begin"/>
        </w:r>
        <w:r>
          <w:rPr>
            <w:noProof/>
            <w:webHidden/>
          </w:rPr>
          <w:instrText xml:space="preserve"> PAGEREF _Toc387003405 \h </w:instrText>
        </w:r>
        <w:r>
          <w:rPr>
            <w:noProof/>
            <w:webHidden/>
          </w:rPr>
        </w:r>
        <w:r>
          <w:rPr>
            <w:noProof/>
            <w:webHidden/>
          </w:rPr>
          <w:fldChar w:fldCharType="separate"/>
        </w:r>
        <w:r>
          <w:rPr>
            <w:noProof/>
            <w:webHidden/>
          </w:rPr>
          <w:t>7</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06" w:history="1">
        <w:r w:rsidRPr="005C6E2B">
          <w:rPr>
            <w:rStyle w:val="Hyperlink"/>
            <w:noProof/>
          </w:rPr>
          <w:t>Abb. 4: Kinect Explorer-WPF</w:t>
        </w:r>
        <w:r>
          <w:rPr>
            <w:noProof/>
            <w:webHidden/>
          </w:rPr>
          <w:tab/>
        </w:r>
        <w:r>
          <w:rPr>
            <w:noProof/>
            <w:webHidden/>
          </w:rPr>
          <w:fldChar w:fldCharType="begin"/>
        </w:r>
        <w:r>
          <w:rPr>
            <w:noProof/>
            <w:webHidden/>
          </w:rPr>
          <w:instrText xml:space="preserve"> PAGEREF _Toc387003406 \h </w:instrText>
        </w:r>
        <w:r>
          <w:rPr>
            <w:noProof/>
            <w:webHidden/>
          </w:rPr>
        </w:r>
        <w:r>
          <w:rPr>
            <w:noProof/>
            <w:webHidden/>
          </w:rPr>
          <w:fldChar w:fldCharType="separate"/>
        </w:r>
        <w:r>
          <w:rPr>
            <w:noProof/>
            <w:webHidden/>
          </w:rPr>
          <w:t>8</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07" w:history="1">
        <w:r w:rsidRPr="005C6E2B">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_Toc387003407 \h </w:instrText>
        </w:r>
        <w:r>
          <w:rPr>
            <w:noProof/>
            <w:webHidden/>
          </w:rPr>
        </w:r>
        <w:r>
          <w:rPr>
            <w:noProof/>
            <w:webHidden/>
          </w:rPr>
          <w:fldChar w:fldCharType="separate"/>
        </w:r>
        <w:r>
          <w:rPr>
            <w:noProof/>
            <w:webHidden/>
          </w:rPr>
          <w:t>9</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08" w:history="1">
        <w:r w:rsidRPr="005C6E2B">
          <w:rPr>
            <w:rStyle w:val="Hyperlink"/>
            <w:noProof/>
          </w:rPr>
          <w:t>Abb. 6: Die Lage der Motoren beim Nao [14]</w:t>
        </w:r>
        <w:r>
          <w:rPr>
            <w:noProof/>
            <w:webHidden/>
          </w:rPr>
          <w:tab/>
        </w:r>
        <w:r>
          <w:rPr>
            <w:noProof/>
            <w:webHidden/>
          </w:rPr>
          <w:fldChar w:fldCharType="begin"/>
        </w:r>
        <w:r>
          <w:rPr>
            <w:noProof/>
            <w:webHidden/>
          </w:rPr>
          <w:instrText xml:space="preserve"> PAGEREF _Toc387003408 \h </w:instrText>
        </w:r>
        <w:r>
          <w:rPr>
            <w:noProof/>
            <w:webHidden/>
          </w:rPr>
        </w:r>
        <w:r>
          <w:rPr>
            <w:noProof/>
            <w:webHidden/>
          </w:rPr>
          <w:fldChar w:fldCharType="separate"/>
        </w:r>
        <w:r>
          <w:rPr>
            <w:noProof/>
            <w:webHidden/>
          </w:rPr>
          <w:t>11</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09" w:history="1">
        <w:r w:rsidRPr="005C6E2B">
          <w:rPr>
            <w:rStyle w:val="Hyperlink"/>
            <w:noProof/>
          </w:rPr>
          <w:t>Abb. 7: Die Hardwarekomponenten des Nao [15]</w:t>
        </w:r>
        <w:r>
          <w:rPr>
            <w:noProof/>
            <w:webHidden/>
          </w:rPr>
          <w:tab/>
        </w:r>
        <w:r>
          <w:rPr>
            <w:noProof/>
            <w:webHidden/>
          </w:rPr>
          <w:fldChar w:fldCharType="begin"/>
        </w:r>
        <w:r>
          <w:rPr>
            <w:noProof/>
            <w:webHidden/>
          </w:rPr>
          <w:instrText xml:space="preserve"> PAGEREF _Toc387003409 \h </w:instrText>
        </w:r>
        <w:r>
          <w:rPr>
            <w:noProof/>
            <w:webHidden/>
          </w:rPr>
        </w:r>
        <w:r>
          <w:rPr>
            <w:noProof/>
            <w:webHidden/>
          </w:rPr>
          <w:fldChar w:fldCharType="separate"/>
        </w:r>
        <w:r>
          <w:rPr>
            <w:noProof/>
            <w:webHidden/>
          </w:rPr>
          <w:t>13</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0" w:history="1">
        <w:r w:rsidRPr="005C6E2B">
          <w:rPr>
            <w:rStyle w:val="Hyperlink"/>
            <w:noProof/>
          </w:rPr>
          <w:t>Abb. 8: Nao Software</w:t>
        </w:r>
        <w:r>
          <w:rPr>
            <w:noProof/>
            <w:webHidden/>
          </w:rPr>
          <w:tab/>
        </w:r>
        <w:r>
          <w:rPr>
            <w:noProof/>
            <w:webHidden/>
          </w:rPr>
          <w:fldChar w:fldCharType="begin"/>
        </w:r>
        <w:r>
          <w:rPr>
            <w:noProof/>
            <w:webHidden/>
          </w:rPr>
          <w:instrText xml:space="preserve"> PAGEREF _Toc387003410 \h </w:instrText>
        </w:r>
        <w:r>
          <w:rPr>
            <w:noProof/>
            <w:webHidden/>
          </w:rPr>
        </w:r>
        <w:r>
          <w:rPr>
            <w:noProof/>
            <w:webHidden/>
          </w:rPr>
          <w:fldChar w:fldCharType="separate"/>
        </w:r>
        <w:r>
          <w:rPr>
            <w:noProof/>
            <w:webHidden/>
          </w:rPr>
          <w:t>14</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1" w:history="1">
        <w:r w:rsidRPr="005C6E2B">
          <w:rPr>
            <w:rStyle w:val="Hyperlink"/>
            <w:noProof/>
          </w:rPr>
          <w:t>Abb. 9: Choreographe</w:t>
        </w:r>
        <w:r>
          <w:rPr>
            <w:noProof/>
            <w:webHidden/>
          </w:rPr>
          <w:tab/>
        </w:r>
        <w:r>
          <w:rPr>
            <w:noProof/>
            <w:webHidden/>
          </w:rPr>
          <w:fldChar w:fldCharType="begin"/>
        </w:r>
        <w:r>
          <w:rPr>
            <w:noProof/>
            <w:webHidden/>
          </w:rPr>
          <w:instrText xml:space="preserve"> PAGEREF _Toc387003411 \h </w:instrText>
        </w:r>
        <w:r>
          <w:rPr>
            <w:noProof/>
            <w:webHidden/>
          </w:rPr>
        </w:r>
        <w:r>
          <w:rPr>
            <w:noProof/>
            <w:webHidden/>
          </w:rPr>
          <w:fldChar w:fldCharType="separate"/>
        </w:r>
        <w:r>
          <w:rPr>
            <w:noProof/>
            <w:webHidden/>
          </w:rPr>
          <w:t>15</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2" w:history="1">
        <w:r w:rsidRPr="005C6E2B">
          <w:rPr>
            <w:rStyle w:val="Hyperlink"/>
            <w:noProof/>
          </w:rPr>
          <w:t>Abb. 10: Nao Programmiersprachen</w:t>
        </w:r>
        <w:r>
          <w:rPr>
            <w:noProof/>
            <w:webHidden/>
          </w:rPr>
          <w:tab/>
        </w:r>
        <w:r>
          <w:rPr>
            <w:noProof/>
            <w:webHidden/>
          </w:rPr>
          <w:fldChar w:fldCharType="begin"/>
        </w:r>
        <w:r>
          <w:rPr>
            <w:noProof/>
            <w:webHidden/>
          </w:rPr>
          <w:instrText xml:space="preserve"> PAGEREF _Toc387003412 \h </w:instrText>
        </w:r>
        <w:r>
          <w:rPr>
            <w:noProof/>
            <w:webHidden/>
          </w:rPr>
        </w:r>
        <w:r>
          <w:rPr>
            <w:noProof/>
            <w:webHidden/>
          </w:rPr>
          <w:fldChar w:fldCharType="separate"/>
        </w:r>
        <w:r>
          <w:rPr>
            <w:noProof/>
            <w:webHidden/>
          </w:rPr>
          <w:t>15</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3" w:history="1">
        <w:r w:rsidRPr="005C6E2B">
          <w:rPr>
            <w:rStyle w:val="Hyperlink"/>
            <w:noProof/>
          </w:rPr>
          <w:t>Abb. 11: Nao Bibliothek nutzen</w:t>
        </w:r>
        <w:r>
          <w:rPr>
            <w:noProof/>
            <w:webHidden/>
          </w:rPr>
          <w:tab/>
        </w:r>
        <w:r>
          <w:rPr>
            <w:noProof/>
            <w:webHidden/>
          </w:rPr>
          <w:fldChar w:fldCharType="begin"/>
        </w:r>
        <w:r>
          <w:rPr>
            <w:noProof/>
            <w:webHidden/>
          </w:rPr>
          <w:instrText xml:space="preserve"> PAGEREF _Toc387003413 \h </w:instrText>
        </w:r>
        <w:r>
          <w:rPr>
            <w:noProof/>
            <w:webHidden/>
          </w:rPr>
        </w:r>
        <w:r>
          <w:rPr>
            <w:noProof/>
            <w:webHidden/>
          </w:rPr>
          <w:fldChar w:fldCharType="separate"/>
        </w:r>
        <w:r>
          <w:rPr>
            <w:noProof/>
            <w:webHidden/>
          </w:rPr>
          <w:t>16</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4" w:history="1">
        <w:r w:rsidRPr="005C6E2B">
          <w:rPr>
            <w:rStyle w:val="Hyperlink"/>
            <w:noProof/>
          </w:rPr>
          <w:t>Abb. 12: Threads aus Nutzersicht [24]</w:t>
        </w:r>
        <w:r>
          <w:rPr>
            <w:noProof/>
            <w:webHidden/>
          </w:rPr>
          <w:tab/>
        </w:r>
        <w:r>
          <w:rPr>
            <w:noProof/>
            <w:webHidden/>
          </w:rPr>
          <w:fldChar w:fldCharType="begin"/>
        </w:r>
        <w:r>
          <w:rPr>
            <w:noProof/>
            <w:webHidden/>
          </w:rPr>
          <w:instrText xml:space="preserve"> PAGEREF _Toc387003414 \h </w:instrText>
        </w:r>
        <w:r>
          <w:rPr>
            <w:noProof/>
            <w:webHidden/>
          </w:rPr>
        </w:r>
        <w:r>
          <w:rPr>
            <w:noProof/>
            <w:webHidden/>
          </w:rPr>
          <w:fldChar w:fldCharType="separate"/>
        </w:r>
        <w:r>
          <w:rPr>
            <w:noProof/>
            <w:webHidden/>
          </w:rPr>
          <w:t>17</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5" w:history="1">
        <w:r w:rsidRPr="005C6E2B">
          <w:rPr>
            <w:rStyle w:val="Hyperlink"/>
            <w:noProof/>
          </w:rPr>
          <w:t>Abb. 13: Threads im Vergleich zu Prozessen [25]</w:t>
        </w:r>
        <w:r>
          <w:rPr>
            <w:noProof/>
            <w:webHidden/>
          </w:rPr>
          <w:tab/>
        </w:r>
        <w:r>
          <w:rPr>
            <w:noProof/>
            <w:webHidden/>
          </w:rPr>
          <w:fldChar w:fldCharType="begin"/>
        </w:r>
        <w:r>
          <w:rPr>
            <w:noProof/>
            <w:webHidden/>
          </w:rPr>
          <w:instrText xml:space="preserve"> PAGEREF _Toc387003415 \h </w:instrText>
        </w:r>
        <w:r>
          <w:rPr>
            <w:noProof/>
            <w:webHidden/>
          </w:rPr>
        </w:r>
        <w:r>
          <w:rPr>
            <w:noProof/>
            <w:webHidden/>
          </w:rPr>
          <w:fldChar w:fldCharType="separate"/>
        </w:r>
        <w:r>
          <w:rPr>
            <w:noProof/>
            <w:webHidden/>
          </w:rPr>
          <w:t>18</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6" w:history="1">
        <w:r w:rsidRPr="005C6E2B">
          <w:rPr>
            <w:rStyle w:val="Hyperlink"/>
            <w:noProof/>
          </w:rPr>
          <w:t>Abb. 14: Zustände von Threads [25]</w:t>
        </w:r>
        <w:r>
          <w:rPr>
            <w:noProof/>
            <w:webHidden/>
          </w:rPr>
          <w:tab/>
        </w:r>
        <w:r>
          <w:rPr>
            <w:noProof/>
            <w:webHidden/>
          </w:rPr>
          <w:fldChar w:fldCharType="begin"/>
        </w:r>
        <w:r>
          <w:rPr>
            <w:noProof/>
            <w:webHidden/>
          </w:rPr>
          <w:instrText xml:space="preserve"> PAGEREF _Toc387003416 \h </w:instrText>
        </w:r>
        <w:r>
          <w:rPr>
            <w:noProof/>
            <w:webHidden/>
          </w:rPr>
        </w:r>
        <w:r>
          <w:rPr>
            <w:noProof/>
            <w:webHidden/>
          </w:rPr>
          <w:fldChar w:fldCharType="separate"/>
        </w:r>
        <w:r>
          <w:rPr>
            <w:noProof/>
            <w:webHidden/>
          </w:rPr>
          <w:t>18</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7" w:history="1">
        <w:r w:rsidRPr="005C6E2B">
          <w:rPr>
            <w:rStyle w:val="Hyperlink"/>
            <w:noProof/>
          </w:rPr>
          <w:t>Abb. 15: Code Map</w:t>
        </w:r>
        <w:r>
          <w:rPr>
            <w:noProof/>
            <w:webHidden/>
          </w:rPr>
          <w:tab/>
        </w:r>
        <w:r>
          <w:rPr>
            <w:noProof/>
            <w:webHidden/>
          </w:rPr>
          <w:fldChar w:fldCharType="begin"/>
        </w:r>
        <w:r>
          <w:rPr>
            <w:noProof/>
            <w:webHidden/>
          </w:rPr>
          <w:instrText xml:space="preserve"> PAGEREF _Toc387003417 \h </w:instrText>
        </w:r>
        <w:r>
          <w:rPr>
            <w:noProof/>
            <w:webHidden/>
          </w:rPr>
        </w:r>
        <w:r>
          <w:rPr>
            <w:noProof/>
            <w:webHidden/>
          </w:rPr>
          <w:fldChar w:fldCharType="separate"/>
        </w:r>
        <w:r>
          <w:rPr>
            <w:noProof/>
            <w:webHidden/>
          </w:rPr>
          <w:t>21</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8" w:history="1">
        <w:r w:rsidRPr="005C6E2B">
          <w:rPr>
            <w:rStyle w:val="Hyperlink"/>
            <w:noProof/>
          </w:rPr>
          <w:t>Abb. 16: Programmablaufplan – erster Teil</w:t>
        </w:r>
        <w:r>
          <w:rPr>
            <w:noProof/>
            <w:webHidden/>
          </w:rPr>
          <w:tab/>
        </w:r>
        <w:r>
          <w:rPr>
            <w:noProof/>
            <w:webHidden/>
          </w:rPr>
          <w:fldChar w:fldCharType="begin"/>
        </w:r>
        <w:r>
          <w:rPr>
            <w:noProof/>
            <w:webHidden/>
          </w:rPr>
          <w:instrText xml:space="preserve"> PAGEREF _Toc387003418 \h </w:instrText>
        </w:r>
        <w:r>
          <w:rPr>
            <w:noProof/>
            <w:webHidden/>
          </w:rPr>
        </w:r>
        <w:r>
          <w:rPr>
            <w:noProof/>
            <w:webHidden/>
          </w:rPr>
          <w:fldChar w:fldCharType="separate"/>
        </w:r>
        <w:r>
          <w:rPr>
            <w:noProof/>
            <w:webHidden/>
          </w:rPr>
          <w:t>24</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19" w:history="1">
        <w:r w:rsidRPr="005C6E2B">
          <w:rPr>
            <w:rStyle w:val="Hyperlink"/>
            <w:noProof/>
          </w:rPr>
          <w:t>Abb. 17: Programmablaufplan – zweiter Teil</w:t>
        </w:r>
        <w:r>
          <w:rPr>
            <w:noProof/>
            <w:webHidden/>
          </w:rPr>
          <w:tab/>
        </w:r>
        <w:r>
          <w:rPr>
            <w:noProof/>
            <w:webHidden/>
          </w:rPr>
          <w:fldChar w:fldCharType="begin"/>
        </w:r>
        <w:r>
          <w:rPr>
            <w:noProof/>
            <w:webHidden/>
          </w:rPr>
          <w:instrText xml:space="preserve"> PAGEREF _Toc387003419 \h </w:instrText>
        </w:r>
        <w:r>
          <w:rPr>
            <w:noProof/>
            <w:webHidden/>
          </w:rPr>
        </w:r>
        <w:r>
          <w:rPr>
            <w:noProof/>
            <w:webHidden/>
          </w:rPr>
          <w:fldChar w:fldCharType="separate"/>
        </w:r>
        <w:r>
          <w:rPr>
            <w:noProof/>
            <w:webHidden/>
          </w:rPr>
          <w:t>26</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20" w:history="1">
        <w:r w:rsidRPr="005C6E2B">
          <w:rPr>
            <w:rStyle w:val="Hyperlink"/>
            <w:noProof/>
          </w:rPr>
          <w:t>Abb. 18: GUI zum Spiel</w:t>
        </w:r>
        <w:r>
          <w:rPr>
            <w:noProof/>
            <w:webHidden/>
          </w:rPr>
          <w:tab/>
        </w:r>
        <w:r>
          <w:rPr>
            <w:noProof/>
            <w:webHidden/>
          </w:rPr>
          <w:fldChar w:fldCharType="begin"/>
        </w:r>
        <w:r>
          <w:rPr>
            <w:noProof/>
            <w:webHidden/>
          </w:rPr>
          <w:instrText xml:space="preserve"> PAGEREF _Toc387003420 \h </w:instrText>
        </w:r>
        <w:r>
          <w:rPr>
            <w:noProof/>
            <w:webHidden/>
          </w:rPr>
        </w:r>
        <w:r>
          <w:rPr>
            <w:noProof/>
            <w:webHidden/>
          </w:rPr>
          <w:fldChar w:fldCharType="separate"/>
        </w:r>
        <w:r>
          <w:rPr>
            <w:noProof/>
            <w:webHidden/>
          </w:rPr>
          <w:t>36</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003428"/>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9A71A3"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003421" w:history="1">
        <w:r w:rsidR="009A71A3" w:rsidRPr="007D3F2D">
          <w:rPr>
            <w:rStyle w:val="Hyperlink"/>
            <w:noProof/>
          </w:rPr>
          <w:t>Code 1: Warten auf das Beenden eines anderen Threads</w:t>
        </w:r>
        <w:r w:rsidR="009A71A3">
          <w:rPr>
            <w:noProof/>
            <w:webHidden/>
          </w:rPr>
          <w:tab/>
        </w:r>
        <w:r w:rsidR="009A71A3">
          <w:rPr>
            <w:noProof/>
            <w:webHidden/>
          </w:rPr>
          <w:fldChar w:fldCharType="begin"/>
        </w:r>
        <w:r w:rsidR="009A71A3">
          <w:rPr>
            <w:noProof/>
            <w:webHidden/>
          </w:rPr>
          <w:instrText xml:space="preserve"> PAGEREF _Toc387003421 \h </w:instrText>
        </w:r>
        <w:r w:rsidR="009A71A3">
          <w:rPr>
            <w:noProof/>
            <w:webHidden/>
          </w:rPr>
        </w:r>
        <w:r w:rsidR="009A71A3">
          <w:rPr>
            <w:noProof/>
            <w:webHidden/>
          </w:rPr>
          <w:fldChar w:fldCharType="separate"/>
        </w:r>
        <w:r w:rsidR="009A71A3">
          <w:rPr>
            <w:noProof/>
            <w:webHidden/>
          </w:rPr>
          <w:t>28</w:t>
        </w:r>
        <w:r w:rsidR="009A71A3">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22" w:history="1">
        <w:r w:rsidRPr="007D3F2D">
          <w:rPr>
            <w:rStyle w:val="Hyperlink"/>
            <w:noProof/>
          </w:rPr>
          <w:t>Code 2: Starten von zwei Threads</w:t>
        </w:r>
        <w:r>
          <w:rPr>
            <w:noProof/>
            <w:webHidden/>
          </w:rPr>
          <w:tab/>
        </w:r>
        <w:r>
          <w:rPr>
            <w:noProof/>
            <w:webHidden/>
          </w:rPr>
          <w:fldChar w:fldCharType="begin"/>
        </w:r>
        <w:r>
          <w:rPr>
            <w:noProof/>
            <w:webHidden/>
          </w:rPr>
          <w:instrText xml:space="preserve"> PAGEREF _Toc387003422 \h </w:instrText>
        </w:r>
        <w:r>
          <w:rPr>
            <w:noProof/>
            <w:webHidden/>
          </w:rPr>
        </w:r>
        <w:r>
          <w:rPr>
            <w:noProof/>
            <w:webHidden/>
          </w:rPr>
          <w:fldChar w:fldCharType="separate"/>
        </w:r>
        <w:r>
          <w:rPr>
            <w:noProof/>
            <w:webHidden/>
          </w:rPr>
          <w:t>29</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23" w:history="1">
        <w:r w:rsidRPr="007D3F2D">
          <w:rPr>
            <w:rStyle w:val="Hyperlink"/>
            <w:noProof/>
          </w:rPr>
          <w:t>Code 3: Ausführen einer zufälligen Bewegung</w:t>
        </w:r>
        <w:r>
          <w:rPr>
            <w:noProof/>
            <w:webHidden/>
          </w:rPr>
          <w:tab/>
        </w:r>
        <w:r>
          <w:rPr>
            <w:noProof/>
            <w:webHidden/>
          </w:rPr>
          <w:fldChar w:fldCharType="begin"/>
        </w:r>
        <w:r>
          <w:rPr>
            <w:noProof/>
            <w:webHidden/>
          </w:rPr>
          <w:instrText xml:space="preserve"> PAGEREF _Toc387003423 \h </w:instrText>
        </w:r>
        <w:r>
          <w:rPr>
            <w:noProof/>
            <w:webHidden/>
          </w:rPr>
        </w:r>
        <w:r>
          <w:rPr>
            <w:noProof/>
            <w:webHidden/>
          </w:rPr>
          <w:fldChar w:fldCharType="separate"/>
        </w:r>
        <w:r>
          <w:rPr>
            <w:noProof/>
            <w:webHidden/>
          </w:rPr>
          <w:t>30</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24" w:history="1">
        <w:r w:rsidRPr="007D3F2D">
          <w:rPr>
            <w:rStyle w:val="Hyperlink"/>
            <w:noProof/>
          </w:rPr>
          <w:t>Code 4: eine vordefinierte Bewegung von Nao</w:t>
        </w:r>
        <w:r>
          <w:rPr>
            <w:noProof/>
            <w:webHidden/>
          </w:rPr>
          <w:tab/>
        </w:r>
        <w:r>
          <w:rPr>
            <w:noProof/>
            <w:webHidden/>
          </w:rPr>
          <w:fldChar w:fldCharType="begin"/>
        </w:r>
        <w:r>
          <w:rPr>
            <w:noProof/>
            <w:webHidden/>
          </w:rPr>
          <w:instrText xml:space="preserve"> PAGEREF _Toc387003424 \h </w:instrText>
        </w:r>
        <w:r>
          <w:rPr>
            <w:noProof/>
            <w:webHidden/>
          </w:rPr>
        </w:r>
        <w:r>
          <w:rPr>
            <w:noProof/>
            <w:webHidden/>
          </w:rPr>
          <w:fldChar w:fldCharType="separate"/>
        </w:r>
        <w:r>
          <w:rPr>
            <w:noProof/>
            <w:webHidden/>
          </w:rPr>
          <w:t>32</w:t>
        </w:r>
        <w:r>
          <w:rPr>
            <w:noProof/>
            <w:webHidden/>
          </w:rPr>
          <w:fldChar w:fldCharType="end"/>
        </w:r>
      </w:hyperlink>
    </w:p>
    <w:p w:rsidR="009A71A3" w:rsidRDefault="009A71A3">
      <w:pPr>
        <w:pStyle w:val="Abbildungsverzeichnis"/>
        <w:tabs>
          <w:tab w:val="right" w:leader="dot" w:pos="9060"/>
        </w:tabs>
        <w:rPr>
          <w:rFonts w:asciiTheme="minorHAnsi" w:eastAsiaTheme="minorEastAsia" w:hAnsiTheme="minorHAnsi" w:cstheme="minorBidi"/>
          <w:noProof/>
          <w:sz w:val="22"/>
          <w:szCs w:val="22"/>
          <w:lang w:eastAsia="de-DE"/>
        </w:rPr>
      </w:pPr>
      <w:hyperlink w:anchor="_Toc387003425" w:history="1">
        <w:r w:rsidRPr="007D3F2D">
          <w:rPr>
            <w:rStyle w:val="Hyperlink"/>
            <w:noProof/>
          </w:rPr>
          <w:t>Code 5: Berechnung von zusammenhängenden Knochen</w:t>
        </w:r>
        <w:r>
          <w:rPr>
            <w:noProof/>
            <w:webHidden/>
          </w:rPr>
          <w:tab/>
        </w:r>
        <w:r>
          <w:rPr>
            <w:noProof/>
            <w:webHidden/>
          </w:rPr>
          <w:fldChar w:fldCharType="begin"/>
        </w:r>
        <w:r>
          <w:rPr>
            <w:noProof/>
            <w:webHidden/>
          </w:rPr>
          <w:instrText xml:space="preserve"> PAGEREF _Toc387003425 \h </w:instrText>
        </w:r>
        <w:r>
          <w:rPr>
            <w:noProof/>
            <w:webHidden/>
          </w:rPr>
        </w:r>
        <w:r>
          <w:rPr>
            <w:noProof/>
            <w:webHidden/>
          </w:rPr>
          <w:fldChar w:fldCharType="separate"/>
        </w:r>
        <w:r>
          <w:rPr>
            <w:noProof/>
            <w:webHidden/>
          </w:rPr>
          <w:t>34</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003429"/>
      <w:r w:rsidRPr="00AE1B97">
        <w:lastRenderedPageBreak/>
        <w:t>Abkürzungsverzeichnis</w:t>
      </w:r>
      <w:bookmarkEnd w:id="7"/>
      <w:r w:rsidRPr="00AE1B97">
        <w:rPr>
          <w:rStyle w:val="HTMLAkronym"/>
        </w:rPr>
        <w:t xml:space="preserve"> </w:t>
      </w:r>
    </w:p>
    <w:p w:rsidR="009A71A3" w:rsidRDefault="00D21C10" w:rsidP="002016EA">
      <w:pPr>
        <w:tabs>
          <w:tab w:val="right" w:pos="5670"/>
        </w:tabs>
        <w:rPr>
          <w:rStyle w:val="HTMLAkronym"/>
          <w:rFonts w:cs="Times New Roman"/>
          <w:noProof/>
        </w:rPr>
        <w:sectPr w:rsidR="009A71A3" w:rsidSect="009A71A3">
          <w:headerReference w:type="default" r:id="rId9"/>
          <w:footerReference w:type="default" r:id="rId10"/>
          <w:headerReference w:type="first" r:id="rId11"/>
          <w:type w:val="continuous"/>
          <w:pgSz w:w="11906" w:h="16838"/>
          <w:pgMar w:top="1" w:right="1418" w:bottom="0" w:left="1418" w:header="709" w:footer="709" w:gutter="0"/>
          <w:pgNumType w:fmt="upperRoman"/>
          <w:cols w:space="708"/>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9A71A3" w:rsidRDefault="009A71A3">
      <w:pPr>
        <w:pStyle w:val="Index1"/>
        <w:rPr>
          <w:noProof/>
        </w:rPr>
      </w:pPr>
      <w:r>
        <w:rPr>
          <w:noProof/>
        </w:rPr>
        <w:lastRenderedPageBreak/>
        <w:t>DHBW</w:t>
      </w:r>
      <w:r>
        <w:rPr>
          <w:noProof/>
        </w:rPr>
        <w:tab/>
        <w:t>Duale Hochschule Baden-Würrtemberg</w:t>
      </w:r>
    </w:p>
    <w:p w:rsidR="009A71A3" w:rsidRDefault="009A71A3">
      <w:pPr>
        <w:pStyle w:val="Index1"/>
        <w:rPr>
          <w:noProof/>
        </w:rPr>
      </w:pPr>
      <w:r>
        <w:rPr>
          <w:noProof/>
        </w:rPr>
        <w:t>GUI</w:t>
      </w:r>
      <w:r>
        <w:rPr>
          <w:noProof/>
        </w:rPr>
        <w:tab/>
        <w:t>Graphical User Interfce</w:t>
      </w:r>
    </w:p>
    <w:p w:rsidR="009A71A3" w:rsidRDefault="009A71A3">
      <w:pPr>
        <w:pStyle w:val="Index1"/>
        <w:rPr>
          <w:noProof/>
        </w:rPr>
      </w:pPr>
      <w:r>
        <w:rPr>
          <w:noProof/>
        </w:rPr>
        <w:t>IP</w:t>
      </w:r>
      <w:r>
        <w:rPr>
          <w:noProof/>
        </w:rPr>
        <w:tab/>
        <w:t>Internet</w:t>
      </w:r>
    </w:p>
    <w:p w:rsidR="009A71A3" w:rsidRDefault="009A71A3">
      <w:pPr>
        <w:pStyle w:val="Index1"/>
        <w:rPr>
          <w:noProof/>
        </w:rPr>
      </w:pPr>
      <w:r>
        <w:rPr>
          <w:noProof/>
        </w:rPr>
        <w:t>SDK</w:t>
      </w:r>
      <w:r>
        <w:rPr>
          <w:noProof/>
        </w:rPr>
        <w:tab/>
        <w:t>Software Development Kit</w:t>
      </w:r>
    </w:p>
    <w:p w:rsidR="009A71A3" w:rsidRDefault="009A71A3">
      <w:pPr>
        <w:pStyle w:val="Index1"/>
        <w:rPr>
          <w:noProof/>
        </w:rPr>
      </w:pPr>
      <w:r>
        <w:rPr>
          <w:noProof/>
        </w:rPr>
        <w:t>STA</w:t>
      </w:r>
      <w:r>
        <w:rPr>
          <w:noProof/>
        </w:rPr>
        <w:tab/>
        <w:t>Singlethreaded Apartment</w:t>
      </w:r>
    </w:p>
    <w:p w:rsidR="009A71A3" w:rsidRDefault="009A71A3">
      <w:pPr>
        <w:pStyle w:val="Index1"/>
        <w:rPr>
          <w:noProof/>
        </w:rPr>
      </w:pPr>
      <w:r>
        <w:rPr>
          <w:noProof/>
        </w:rPr>
        <w:t>VGA</w:t>
      </w:r>
      <w:r>
        <w:rPr>
          <w:noProof/>
        </w:rPr>
        <w:tab/>
        <w:t>Video Graphics Array</w:t>
      </w:r>
    </w:p>
    <w:p w:rsidR="009A71A3" w:rsidRDefault="009A71A3" w:rsidP="002016EA">
      <w:pPr>
        <w:tabs>
          <w:tab w:val="right" w:pos="5670"/>
        </w:tabs>
        <w:rPr>
          <w:rStyle w:val="HTMLAkronym"/>
          <w:rFonts w:cs="Times New Roman"/>
          <w:noProof/>
        </w:rPr>
        <w:sectPr w:rsidR="009A71A3" w:rsidSect="009A71A3">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003430"/>
      <w:r>
        <w:lastRenderedPageBreak/>
        <w:t>Inhaltsverzeichnis</w:t>
      </w:r>
      <w:bookmarkEnd w:id="8"/>
    </w:p>
    <w:p w:rsidR="00535669" w:rsidRDefault="00535669" w:rsidP="00493DDE">
      <w:pPr>
        <w:pStyle w:val="Verzeichnis1"/>
        <w:jc w:val="left"/>
      </w:pPr>
    </w:p>
    <w:p w:rsidR="009A71A3"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003426" w:history="1">
        <w:r w:rsidR="009A71A3" w:rsidRPr="00F408F6">
          <w:rPr>
            <w:rStyle w:val="Hyperlink"/>
          </w:rPr>
          <w:t>Ehrenwörtliche Erklärung</w:t>
        </w:r>
        <w:r w:rsidR="009A71A3">
          <w:rPr>
            <w:webHidden/>
          </w:rPr>
          <w:tab/>
        </w:r>
        <w:r w:rsidR="009A71A3">
          <w:rPr>
            <w:webHidden/>
          </w:rPr>
          <w:fldChar w:fldCharType="begin"/>
        </w:r>
        <w:r w:rsidR="009A71A3">
          <w:rPr>
            <w:webHidden/>
          </w:rPr>
          <w:instrText xml:space="preserve"> PAGEREF _Toc387003426 \h </w:instrText>
        </w:r>
        <w:r w:rsidR="009A71A3">
          <w:rPr>
            <w:webHidden/>
          </w:rPr>
        </w:r>
        <w:r w:rsidR="009A71A3">
          <w:rPr>
            <w:webHidden/>
          </w:rPr>
          <w:fldChar w:fldCharType="separate"/>
        </w:r>
        <w:r w:rsidR="009A71A3">
          <w:rPr>
            <w:webHidden/>
          </w:rPr>
          <w:t>III</w:t>
        </w:r>
        <w:r w:rsidR="009A71A3">
          <w:rPr>
            <w:webHidden/>
          </w:rPr>
          <w:fldChar w:fldCharType="end"/>
        </w:r>
      </w:hyperlink>
    </w:p>
    <w:p w:rsidR="009A71A3" w:rsidRDefault="009A71A3">
      <w:pPr>
        <w:pStyle w:val="Verzeichnis1"/>
        <w:rPr>
          <w:rFonts w:asciiTheme="minorHAnsi" w:eastAsiaTheme="minorEastAsia" w:hAnsiTheme="minorHAnsi" w:cstheme="minorBidi"/>
          <w:sz w:val="22"/>
          <w:szCs w:val="22"/>
          <w:lang w:eastAsia="de-DE"/>
        </w:rPr>
      </w:pPr>
      <w:hyperlink w:anchor="_Toc387003427" w:history="1">
        <w:r w:rsidRPr="00F408F6">
          <w:rPr>
            <w:rStyle w:val="Hyperlink"/>
          </w:rPr>
          <w:t>Abbildungsverzeichnis</w:t>
        </w:r>
        <w:r>
          <w:rPr>
            <w:webHidden/>
          </w:rPr>
          <w:tab/>
        </w:r>
        <w:r>
          <w:rPr>
            <w:webHidden/>
          </w:rPr>
          <w:fldChar w:fldCharType="begin"/>
        </w:r>
        <w:r>
          <w:rPr>
            <w:webHidden/>
          </w:rPr>
          <w:instrText xml:space="preserve"> PAGEREF _Toc387003427 \h </w:instrText>
        </w:r>
        <w:r>
          <w:rPr>
            <w:webHidden/>
          </w:rPr>
        </w:r>
        <w:r>
          <w:rPr>
            <w:webHidden/>
          </w:rPr>
          <w:fldChar w:fldCharType="separate"/>
        </w:r>
        <w:r>
          <w:rPr>
            <w:webHidden/>
          </w:rPr>
          <w:t>IV</w:t>
        </w:r>
        <w:r>
          <w:rPr>
            <w:webHidden/>
          </w:rPr>
          <w:fldChar w:fldCharType="end"/>
        </w:r>
      </w:hyperlink>
    </w:p>
    <w:p w:rsidR="009A71A3" w:rsidRDefault="009A71A3">
      <w:pPr>
        <w:pStyle w:val="Verzeichnis1"/>
        <w:rPr>
          <w:rFonts w:asciiTheme="minorHAnsi" w:eastAsiaTheme="minorEastAsia" w:hAnsiTheme="minorHAnsi" w:cstheme="minorBidi"/>
          <w:sz w:val="22"/>
          <w:szCs w:val="22"/>
          <w:lang w:eastAsia="de-DE"/>
        </w:rPr>
      </w:pPr>
      <w:hyperlink w:anchor="_Toc387003428" w:history="1">
        <w:r w:rsidRPr="00F408F6">
          <w:rPr>
            <w:rStyle w:val="Hyperlink"/>
          </w:rPr>
          <w:t>Codeverzeichnis</w:t>
        </w:r>
        <w:r>
          <w:rPr>
            <w:webHidden/>
          </w:rPr>
          <w:tab/>
        </w:r>
        <w:r>
          <w:rPr>
            <w:webHidden/>
          </w:rPr>
          <w:fldChar w:fldCharType="begin"/>
        </w:r>
        <w:r>
          <w:rPr>
            <w:webHidden/>
          </w:rPr>
          <w:instrText xml:space="preserve"> PAGEREF _Toc387003428 \h </w:instrText>
        </w:r>
        <w:r>
          <w:rPr>
            <w:webHidden/>
          </w:rPr>
        </w:r>
        <w:r>
          <w:rPr>
            <w:webHidden/>
          </w:rPr>
          <w:fldChar w:fldCharType="separate"/>
        </w:r>
        <w:r>
          <w:rPr>
            <w:webHidden/>
          </w:rPr>
          <w:t>V</w:t>
        </w:r>
        <w:r>
          <w:rPr>
            <w:webHidden/>
          </w:rPr>
          <w:fldChar w:fldCharType="end"/>
        </w:r>
      </w:hyperlink>
    </w:p>
    <w:p w:rsidR="009A71A3" w:rsidRDefault="009A71A3">
      <w:pPr>
        <w:pStyle w:val="Verzeichnis1"/>
        <w:rPr>
          <w:rFonts w:asciiTheme="minorHAnsi" w:eastAsiaTheme="minorEastAsia" w:hAnsiTheme="minorHAnsi" w:cstheme="minorBidi"/>
          <w:sz w:val="22"/>
          <w:szCs w:val="22"/>
          <w:lang w:eastAsia="de-DE"/>
        </w:rPr>
      </w:pPr>
      <w:hyperlink w:anchor="_Toc387003429" w:history="1">
        <w:r w:rsidRPr="00F408F6">
          <w:rPr>
            <w:rStyle w:val="Hyperlink"/>
          </w:rPr>
          <w:t>Abkürzungsverzeichnis</w:t>
        </w:r>
        <w:r>
          <w:rPr>
            <w:webHidden/>
          </w:rPr>
          <w:tab/>
        </w:r>
        <w:r>
          <w:rPr>
            <w:webHidden/>
          </w:rPr>
          <w:fldChar w:fldCharType="begin"/>
        </w:r>
        <w:r>
          <w:rPr>
            <w:webHidden/>
          </w:rPr>
          <w:instrText xml:space="preserve"> PAGEREF _Toc387003429 \h </w:instrText>
        </w:r>
        <w:r>
          <w:rPr>
            <w:webHidden/>
          </w:rPr>
        </w:r>
        <w:r>
          <w:rPr>
            <w:webHidden/>
          </w:rPr>
          <w:fldChar w:fldCharType="separate"/>
        </w:r>
        <w:r>
          <w:rPr>
            <w:webHidden/>
          </w:rPr>
          <w:t>VI</w:t>
        </w:r>
        <w:r>
          <w:rPr>
            <w:webHidden/>
          </w:rPr>
          <w:fldChar w:fldCharType="end"/>
        </w:r>
      </w:hyperlink>
    </w:p>
    <w:p w:rsidR="009A71A3" w:rsidRDefault="009A71A3">
      <w:pPr>
        <w:pStyle w:val="Verzeichnis1"/>
        <w:rPr>
          <w:rFonts w:asciiTheme="minorHAnsi" w:eastAsiaTheme="minorEastAsia" w:hAnsiTheme="minorHAnsi" w:cstheme="minorBidi"/>
          <w:sz w:val="22"/>
          <w:szCs w:val="22"/>
          <w:lang w:eastAsia="de-DE"/>
        </w:rPr>
      </w:pPr>
      <w:hyperlink w:anchor="_Toc387003430" w:history="1">
        <w:r w:rsidRPr="00F408F6">
          <w:rPr>
            <w:rStyle w:val="Hyperlink"/>
          </w:rPr>
          <w:t>Inhaltsverzeichnis</w:t>
        </w:r>
        <w:r>
          <w:rPr>
            <w:webHidden/>
          </w:rPr>
          <w:tab/>
        </w:r>
        <w:r>
          <w:rPr>
            <w:webHidden/>
          </w:rPr>
          <w:fldChar w:fldCharType="begin"/>
        </w:r>
        <w:r>
          <w:rPr>
            <w:webHidden/>
          </w:rPr>
          <w:instrText xml:space="preserve"> PAGEREF _Toc387003430 \h </w:instrText>
        </w:r>
        <w:r>
          <w:rPr>
            <w:webHidden/>
          </w:rPr>
        </w:r>
        <w:r>
          <w:rPr>
            <w:webHidden/>
          </w:rPr>
          <w:fldChar w:fldCharType="separate"/>
        </w:r>
        <w:r>
          <w:rPr>
            <w:webHidden/>
          </w:rPr>
          <w:t>VII</w:t>
        </w:r>
        <w:r>
          <w:rPr>
            <w:webHidden/>
          </w:rPr>
          <w:fldChar w:fldCharType="end"/>
        </w:r>
      </w:hyperlink>
    </w:p>
    <w:p w:rsidR="009A71A3" w:rsidRDefault="009A71A3">
      <w:pPr>
        <w:pStyle w:val="Verzeichnis1"/>
        <w:tabs>
          <w:tab w:val="left" w:pos="480"/>
        </w:tabs>
        <w:rPr>
          <w:rFonts w:asciiTheme="minorHAnsi" w:eastAsiaTheme="minorEastAsia" w:hAnsiTheme="minorHAnsi" w:cstheme="minorBidi"/>
          <w:sz w:val="22"/>
          <w:szCs w:val="22"/>
          <w:lang w:eastAsia="de-DE"/>
        </w:rPr>
      </w:pPr>
      <w:hyperlink w:anchor="_Toc387003431" w:history="1">
        <w:r w:rsidRPr="00F408F6">
          <w:rPr>
            <w:rStyle w:val="Hyperlink"/>
          </w:rPr>
          <w:t>1</w:t>
        </w:r>
        <w:r>
          <w:rPr>
            <w:rFonts w:asciiTheme="minorHAnsi" w:eastAsiaTheme="minorEastAsia" w:hAnsiTheme="minorHAnsi" w:cstheme="minorBidi"/>
            <w:sz w:val="22"/>
            <w:szCs w:val="22"/>
            <w:lang w:eastAsia="de-DE"/>
          </w:rPr>
          <w:tab/>
        </w:r>
        <w:r w:rsidRPr="00F408F6">
          <w:rPr>
            <w:rStyle w:val="Hyperlink"/>
          </w:rPr>
          <w:t>Einleitung</w:t>
        </w:r>
        <w:r>
          <w:rPr>
            <w:webHidden/>
          </w:rPr>
          <w:tab/>
        </w:r>
        <w:r>
          <w:rPr>
            <w:webHidden/>
          </w:rPr>
          <w:fldChar w:fldCharType="begin"/>
        </w:r>
        <w:r>
          <w:rPr>
            <w:webHidden/>
          </w:rPr>
          <w:instrText xml:space="preserve"> PAGEREF _Toc387003431 \h </w:instrText>
        </w:r>
        <w:r>
          <w:rPr>
            <w:webHidden/>
          </w:rPr>
        </w:r>
        <w:r>
          <w:rPr>
            <w:webHidden/>
          </w:rPr>
          <w:fldChar w:fldCharType="separate"/>
        </w:r>
        <w:r>
          <w:rPr>
            <w:webHidden/>
          </w:rPr>
          <w:t>1</w:t>
        </w:r>
        <w:r>
          <w:rPr>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32" w:history="1">
        <w:r w:rsidRPr="00F408F6">
          <w:rPr>
            <w:rStyle w:val="Hyperlink"/>
            <w:noProof/>
          </w:rPr>
          <w:t>1.1</w:t>
        </w:r>
        <w:r>
          <w:rPr>
            <w:rFonts w:asciiTheme="minorHAnsi" w:eastAsiaTheme="minorEastAsia" w:hAnsiTheme="minorHAnsi" w:cstheme="minorBidi"/>
            <w:noProof/>
            <w:sz w:val="22"/>
            <w:szCs w:val="22"/>
            <w:lang w:eastAsia="de-DE"/>
          </w:rPr>
          <w:tab/>
        </w:r>
        <w:r w:rsidRPr="00F408F6">
          <w:rPr>
            <w:rStyle w:val="Hyperlink"/>
            <w:noProof/>
          </w:rPr>
          <w:t>Motivation</w:t>
        </w:r>
        <w:r>
          <w:rPr>
            <w:noProof/>
            <w:webHidden/>
          </w:rPr>
          <w:tab/>
        </w:r>
        <w:r>
          <w:rPr>
            <w:noProof/>
            <w:webHidden/>
          </w:rPr>
          <w:fldChar w:fldCharType="begin"/>
        </w:r>
        <w:r>
          <w:rPr>
            <w:noProof/>
            <w:webHidden/>
          </w:rPr>
          <w:instrText xml:space="preserve"> PAGEREF _Toc387003432 \h </w:instrText>
        </w:r>
        <w:r>
          <w:rPr>
            <w:noProof/>
            <w:webHidden/>
          </w:rPr>
        </w:r>
        <w:r>
          <w:rPr>
            <w:noProof/>
            <w:webHidden/>
          </w:rPr>
          <w:fldChar w:fldCharType="separate"/>
        </w:r>
        <w:r>
          <w:rPr>
            <w:noProof/>
            <w:webHidden/>
          </w:rPr>
          <w:t>1</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33" w:history="1">
        <w:r w:rsidRPr="00F408F6">
          <w:rPr>
            <w:rStyle w:val="Hyperlink"/>
            <w:noProof/>
          </w:rPr>
          <w:t>1.2</w:t>
        </w:r>
        <w:r>
          <w:rPr>
            <w:rFonts w:asciiTheme="minorHAnsi" w:eastAsiaTheme="minorEastAsia" w:hAnsiTheme="minorHAnsi" w:cstheme="minorBidi"/>
            <w:noProof/>
            <w:sz w:val="22"/>
            <w:szCs w:val="22"/>
            <w:lang w:eastAsia="de-DE"/>
          </w:rPr>
          <w:tab/>
        </w:r>
        <w:r w:rsidRPr="00F408F6">
          <w:rPr>
            <w:rStyle w:val="Hyperlink"/>
            <w:noProof/>
          </w:rPr>
          <w:t>Aufgabenumfeld</w:t>
        </w:r>
        <w:r>
          <w:rPr>
            <w:noProof/>
            <w:webHidden/>
          </w:rPr>
          <w:tab/>
        </w:r>
        <w:r>
          <w:rPr>
            <w:noProof/>
            <w:webHidden/>
          </w:rPr>
          <w:fldChar w:fldCharType="begin"/>
        </w:r>
        <w:r>
          <w:rPr>
            <w:noProof/>
            <w:webHidden/>
          </w:rPr>
          <w:instrText xml:space="preserve"> PAGEREF _Toc387003433 \h </w:instrText>
        </w:r>
        <w:r>
          <w:rPr>
            <w:noProof/>
            <w:webHidden/>
          </w:rPr>
        </w:r>
        <w:r>
          <w:rPr>
            <w:noProof/>
            <w:webHidden/>
          </w:rPr>
          <w:fldChar w:fldCharType="separate"/>
        </w:r>
        <w:r>
          <w:rPr>
            <w:noProof/>
            <w:webHidden/>
          </w:rPr>
          <w:t>1</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34" w:history="1">
        <w:r w:rsidRPr="00F408F6">
          <w:rPr>
            <w:rStyle w:val="Hyperlink"/>
            <w:noProof/>
          </w:rPr>
          <w:t>1.3</w:t>
        </w:r>
        <w:r>
          <w:rPr>
            <w:rFonts w:asciiTheme="minorHAnsi" w:eastAsiaTheme="minorEastAsia" w:hAnsiTheme="minorHAnsi" w:cstheme="minorBidi"/>
            <w:noProof/>
            <w:sz w:val="22"/>
            <w:szCs w:val="22"/>
            <w:lang w:eastAsia="de-DE"/>
          </w:rPr>
          <w:tab/>
        </w:r>
        <w:r w:rsidRPr="00F408F6">
          <w:rPr>
            <w:rStyle w:val="Hyperlink"/>
            <w:noProof/>
          </w:rPr>
          <w:t>Aufgabenbeschreibung und Ziele</w:t>
        </w:r>
        <w:r>
          <w:rPr>
            <w:noProof/>
            <w:webHidden/>
          </w:rPr>
          <w:tab/>
        </w:r>
        <w:r>
          <w:rPr>
            <w:noProof/>
            <w:webHidden/>
          </w:rPr>
          <w:fldChar w:fldCharType="begin"/>
        </w:r>
        <w:r>
          <w:rPr>
            <w:noProof/>
            <w:webHidden/>
          </w:rPr>
          <w:instrText xml:space="preserve"> PAGEREF _Toc387003434 \h </w:instrText>
        </w:r>
        <w:r>
          <w:rPr>
            <w:noProof/>
            <w:webHidden/>
          </w:rPr>
        </w:r>
        <w:r>
          <w:rPr>
            <w:noProof/>
            <w:webHidden/>
          </w:rPr>
          <w:fldChar w:fldCharType="separate"/>
        </w:r>
        <w:r>
          <w:rPr>
            <w:noProof/>
            <w:webHidden/>
          </w:rPr>
          <w:t>1</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35" w:history="1">
        <w:r w:rsidRPr="00F408F6">
          <w:rPr>
            <w:rStyle w:val="Hyperlink"/>
            <w:noProof/>
          </w:rPr>
          <w:t>1.4</w:t>
        </w:r>
        <w:r>
          <w:rPr>
            <w:rFonts w:asciiTheme="minorHAnsi" w:eastAsiaTheme="minorEastAsia" w:hAnsiTheme="minorHAnsi" w:cstheme="minorBidi"/>
            <w:noProof/>
            <w:sz w:val="22"/>
            <w:szCs w:val="22"/>
            <w:lang w:eastAsia="de-DE"/>
          </w:rPr>
          <w:tab/>
        </w:r>
        <w:r w:rsidRPr="00F408F6">
          <w:rPr>
            <w:rStyle w:val="Hyperlink"/>
            <w:noProof/>
          </w:rPr>
          <w:t>Vorgehensweise</w:t>
        </w:r>
        <w:r>
          <w:rPr>
            <w:noProof/>
            <w:webHidden/>
          </w:rPr>
          <w:tab/>
        </w:r>
        <w:r>
          <w:rPr>
            <w:noProof/>
            <w:webHidden/>
          </w:rPr>
          <w:fldChar w:fldCharType="begin"/>
        </w:r>
        <w:r>
          <w:rPr>
            <w:noProof/>
            <w:webHidden/>
          </w:rPr>
          <w:instrText xml:space="preserve"> PAGEREF _Toc387003435 \h </w:instrText>
        </w:r>
        <w:r>
          <w:rPr>
            <w:noProof/>
            <w:webHidden/>
          </w:rPr>
        </w:r>
        <w:r>
          <w:rPr>
            <w:noProof/>
            <w:webHidden/>
          </w:rPr>
          <w:fldChar w:fldCharType="separate"/>
        </w:r>
        <w:r>
          <w:rPr>
            <w:noProof/>
            <w:webHidden/>
          </w:rPr>
          <w:t>2</w:t>
        </w:r>
        <w:r>
          <w:rPr>
            <w:noProof/>
            <w:webHidden/>
          </w:rPr>
          <w:fldChar w:fldCharType="end"/>
        </w:r>
      </w:hyperlink>
    </w:p>
    <w:p w:rsidR="009A71A3" w:rsidRDefault="009A71A3">
      <w:pPr>
        <w:pStyle w:val="Verzeichnis1"/>
        <w:tabs>
          <w:tab w:val="left" w:pos="480"/>
        </w:tabs>
        <w:rPr>
          <w:rFonts w:asciiTheme="minorHAnsi" w:eastAsiaTheme="minorEastAsia" w:hAnsiTheme="minorHAnsi" w:cstheme="minorBidi"/>
          <w:sz w:val="22"/>
          <w:szCs w:val="22"/>
          <w:lang w:eastAsia="de-DE"/>
        </w:rPr>
      </w:pPr>
      <w:hyperlink w:anchor="_Toc387003436" w:history="1">
        <w:r w:rsidRPr="00F408F6">
          <w:rPr>
            <w:rStyle w:val="Hyperlink"/>
          </w:rPr>
          <w:t>2</w:t>
        </w:r>
        <w:r>
          <w:rPr>
            <w:rFonts w:asciiTheme="minorHAnsi" w:eastAsiaTheme="minorEastAsia" w:hAnsiTheme="minorHAnsi" w:cstheme="minorBidi"/>
            <w:sz w:val="22"/>
            <w:szCs w:val="22"/>
            <w:lang w:eastAsia="de-DE"/>
          </w:rPr>
          <w:tab/>
        </w:r>
        <w:r w:rsidRPr="00F408F6">
          <w:rPr>
            <w:rStyle w:val="Hyperlink"/>
          </w:rPr>
          <w:t>Grundlagen</w:t>
        </w:r>
        <w:r>
          <w:rPr>
            <w:webHidden/>
          </w:rPr>
          <w:tab/>
        </w:r>
        <w:r>
          <w:rPr>
            <w:webHidden/>
          </w:rPr>
          <w:fldChar w:fldCharType="begin"/>
        </w:r>
        <w:r>
          <w:rPr>
            <w:webHidden/>
          </w:rPr>
          <w:instrText xml:space="preserve"> PAGEREF _Toc387003436 \h </w:instrText>
        </w:r>
        <w:r>
          <w:rPr>
            <w:webHidden/>
          </w:rPr>
        </w:r>
        <w:r>
          <w:rPr>
            <w:webHidden/>
          </w:rPr>
          <w:fldChar w:fldCharType="separate"/>
        </w:r>
        <w:r>
          <w:rPr>
            <w:webHidden/>
          </w:rPr>
          <w:t>3</w:t>
        </w:r>
        <w:r>
          <w:rPr>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37" w:history="1">
        <w:r w:rsidRPr="00F408F6">
          <w:rPr>
            <w:rStyle w:val="Hyperlink"/>
            <w:noProof/>
          </w:rPr>
          <w:t>2.1</w:t>
        </w:r>
        <w:r>
          <w:rPr>
            <w:rFonts w:asciiTheme="minorHAnsi" w:eastAsiaTheme="minorEastAsia" w:hAnsiTheme="minorHAnsi" w:cstheme="minorBidi"/>
            <w:noProof/>
            <w:sz w:val="22"/>
            <w:szCs w:val="22"/>
            <w:lang w:eastAsia="de-DE"/>
          </w:rPr>
          <w:tab/>
        </w:r>
        <w:r w:rsidRPr="00F408F6">
          <w:rPr>
            <w:rStyle w:val="Hyperlink"/>
            <w:noProof/>
          </w:rPr>
          <w:t>Kinect</w:t>
        </w:r>
        <w:r>
          <w:rPr>
            <w:noProof/>
            <w:webHidden/>
          </w:rPr>
          <w:tab/>
        </w:r>
        <w:r>
          <w:rPr>
            <w:noProof/>
            <w:webHidden/>
          </w:rPr>
          <w:fldChar w:fldCharType="begin"/>
        </w:r>
        <w:r>
          <w:rPr>
            <w:noProof/>
            <w:webHidden/>
          </w:rPr>
          <w:instrText xml:space="preserve"> PAGEREF _Toc387003437 \h </w:instrText>
        </w:r>
        <w:r>
          <w:rPr>
            <w:noProof/>
            <w:webHidden/>
          </w:rPr>
        </w:r>
        <w:r>
          <w:rPr>
            <w:noProof/>
            <w:webHidden/>
          </w:rPr>
          <w:fldChar w:fldCharType="separate"/>
        </w:r>
        <w:r>
          <w:rPr>
            <w:noProof/>
            <w:webHidden/>
          </w:rPr>
          <w:t>3</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38" w:history="1">
        <w:r w:rsidRPr="00F408F6">
          <w:rPr>
            <w:rStyle w:val="Hyperlink"/>
            <w:noProof/>
          </w:rPr>
          <w:t>2.1.1</w:t>
        </w:r>
        <w:r>
          <w:rPr>
            <w:rFonts w:asciiTheme="minorHAnsi" w:eastAsiaTheme="minorEastAsia" w:hAnsiTheme="minorHAnsi" w:cstheme="minorBidi"/>
            <w:noProof/>
            <w:sz w:val="22"/>
            <w:szCs w:val="22"/>
            <w:lang w:eastAsia="de-DE"/>
          </w:rPr>
          <w:tab/>
        </w:r>
        <w:r w:rsidRPr="00F408F6">
          <w:rPr>
            <w:rStyle w:val="Hyperlink"/>
            <w:noProof/>
          </w:rPr>
          <w:t>Sensoren der Kinect</w:t>
        </w:r>
        <w:r>
          <w:rPr>
            <w:noProof/>
            <w:webHidden/>
          </w:rPr>
          <w:tab/>
        </w:r>
        <w:r>
          <w:rPr>
            <w:noProof/>
            <w:webHidden/>
          </w:rPr>
          <w:fldChar w:fldCharType="begin"/>
        </w:r>
        <w:r>
          <w:rPr>
            <w:noProof/>
            <w:webHidden/>
          </w:rPr>
          <w:instrText xml:space="preserve"> PAGEREF _Toc387003438 \h </w:instrText>
        </w:r>
        <w:r>
          <w:rPr>
            <w:noProof/>
            <w:webHidden/>
          </w:rPr>
        </w:r>
        <w:r>
          <w:rPr>
            <w:noProof/>
            <w:webHidden/>
          </w:rPr>
          <w:fldChar w:fldCharType="separate"/>
        </w:r>
        <w:r>
          <w:rPr>
            <w:noProof/>
            <w:webHidden/>
          </w:rPr>
          <w:t>3</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39" w:history="1">
        <w:r w:rsidRPr="00F408F6">
          <w:rPr>
            <w:rStyle w:val="Hyperlink"/>
            <w:noProof/>
          </w:rPr>
          <w:t>2.1.2</w:t>
        </w:r>
        <w:r>
          <w:rPr>
            <w:rFonts w:asciiTheme="minorHAnsi" w:eastAsiaTheme="minorEastAsia" w:hAnsiTheme="minorHAnsi" w:cstheme="minorBidi"/>
            <w:noProof/>
            <w:sz w:val="22"/>
            <w:szCs w:val="22"/>
            <w:lang w:eastAsia="de-DE"/>
          </w:rPr>
          <w:tab/>
        </w:r>
        <w:r w:rsidRPr="00F408F6">
          <w:rPr>
            <w:rStyle w:val="Hyperlink"/>
            <w:noProof/>
          </w:rPr>
          <w:t>SDK</w:t>
        </w:r>
        <w:r>
          <w:rPr>
            <w:noProof/>
            <w:webHidden/>
          </w:rPr>
          <w:tab/>
        </w:r>
        <w:r>
          <w:rPr>
            <w:noProof/>
            <w:webHidden/>
          </w:rPr>
          <w:fldChar w:fldCharType="begin"/>
        </w:r>
        <w:r>
          <w:rPr>
            <w:noProof/>
            <w:webHidden/>
          </w:rPr>
          <w:instrText xml:space="preserve"> PAGEREF _Toc387003439 \h </w:instrText>
        </w:r>
        <w:r>
          <w:rPr>
            <w:noProof/>
            <w:webHidden/>
          </w:rPr>
        </w:r>
        <w:r>
          <w:rPr>
            <w:noProof/>
            <w:webHidden/>
          </w:rPr>
          <w:fldChar w:fldCharType="separate"/>
        </w:r>
        <w:r>
          <w:rPr>
            <w:noProof/>
            <w:webHidden/>
          </w:rPr>
          <w:t>6</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40" w:history="1">
        <w:r w:rsidRPr="00F408F6">
          <w:rPr>
            <w:rStyle w:val="Hyperlink"/>
            <w:noProof/>
          </w:rPr>
          <w:t>2.1.3</w:t>
        </w:r>
        <w:r>
          <w:rPr>
            <w:rFonts w:asciiTheme="minorHAnsi" w:eastAsiaTheme="minorEastAsia" w:hAnsiTheme="minorHAnsi" w:cstheme="minorBidi"/>
            <w:noProof/>
            <w:sz w:val="22"/>
            <w:szCs w:val="22"/>
            <w:lang w:eastAsia="de-DE"/>
          </w:rPr>
          <w:tab/>
        </w:r>
        <w:r w:rsidRPr="00F408F6">
          <w:rPr>
            <w:rStyle w:val="Hyperlink"/>
            <w:noProof/>
          </w:rPr>
          <w:t>Kinect Developer Toolkit</w:t>
        </w:r>
        <w:r>
          <w:rPr>
            <w:noProof/>
            <w:webHidden/>
          </w:rPr>
          <w:tab/>
        </w:r>
        <w:r>
          <w:rPr>
            <w:noProof/>
            <w:webHidden/>
          </w:rPr>
          <w:fldChar w:fldCharType="begin"/>
        </w:r>
        <w:r>
          <w:rPr>
            <w:noProof/>
            <w:webHidden/>
          </w:rPr>
          <w:instrText xml:space="preserve"> PAGEREF _Toc387003440 \h </w:instrText>
        </w:r>
        <w:r>
          <w:rPr>
            <w:noProof/>
            <w:webHidden/>
          </w:rPr>
        </w:r>
        <w:r>
          <w:rPr>
            <w:noProof/>
            <w:webHidden/>
          </w:rPr>
          <w:fldChar w:fldCharType="separate"/>
        </w:r>
        <w:r>
          <w:rPr>
            <w:noProof/>
            <w:webHidden/>
          </w:rPr>
          <w:t>6</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41" w:history="1">
        <w:r w:rsidRPr="00F408F6">
          <w:rPr>
            <w:rStyle w:val="Hyperlink"/>
            <w:noProof/>
          </w:rPr>
          <w:t>2.2</w:t>
        </w:r>
        <w:r>
          <w:rPr>
            <w:rFonts w:asciiTheme="minorHAnsi" w:eastAsiaTheme="minorEastAsia" w:hAnsiTheme="minorHAnsi" w:cstheme="minorBidi"/>
            <w:noProof/>
            <w:sz w:val="22"/>
            <w:szCs w:val="22"/>
            <w:lang w:eastAsia="de-DE"/>
          </w:rPr>
          <w:tab/>
        </w:r>
        <w:r w:rsidRPr="00F408F6">
          <w:rPr>
            <w:rStyle w:val="Hyperlink"/>
            <w:noProof/>
          </w:rPr>
          <w:t>Winkel</w:t>
        </w:r>
        <w:r>
          <w:rPr>
            <w:noProof/>
            <w:webHidden/>
          </w:rPr>
          <w:tab/>
        </w:r>
        <w:r>
          <w:rPr>
            <w:noProof/>
            <w:webHidden/>
          </w:rPr>
          <w:fldChar w:fldCharType="begin"/>
        </w:r>
        <w:r>
          <w:rPr>
            <w:noProof/>
            <w:webHidden/>
          </w:rPr>
          <w:instrText xml:space="preserve"> PAGEREF _Toc387003441 \h </w:instrText>
        </w:r>
        <w:r>
          <w:rPr>
            <w:noProof/>
            <w:webHidden/>
          </w:rPr>
        </w:r>
        <w:r>
          <w:rPr>
            <w:noProof/>
            <w:webHidden/>
          </w:rPr>
          <w:fldChar w:fldCharType="separate"/>
        </w:r>
        <w:r>
          <w:rPr>
            <w:noProof/>
            <w:webHidden/>
          </w:rPr>
          <w:t>9</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42" w:history="1">
        <w:r w:rsidRPr="00F408F6">
          <w:rPr>
            <w:rStyle w:val="Hyperlink"/>
            <w:noProof/>
          </w:rPr>
          <w:t>2.2.1</w:t>
        </w:r>
        <w:r>
          <w:rPr>
            <w:rFonts w:asciiTheme="minorHAnsi" w:eastAsiaTheme="minorEastAsia" w:hAnsiTheme="minorHAnsi" w:cstheme="minorBidi"/>
            <w:noProof/>
            <w:sz w:val="22"/>
            <w:szCs w:val="22"/>
            <w:lang w:eastAsia="de-DE"/>
          </w:rPr>
          <w:tab/>
        </w:r>
        <w:r w:rsidRPr="00F408F6">
          <w:rPr>
            <w:rStyle w:val="Hyperlink"/>
            <w:noProof/>
          </w:rPr>
          <w:t>Roll-Nick-Gier-Winkel</w:t>
        </w:r>
        <w:r>
          <w:rPr>
            <w:noProof/>
            <w:webHidden/>
          </w:rPr>
          <w:tab/>
        </w:r>
        <w:r>
          <w:rPr>
            <w:noProof/>
            <w:webHidden/>
          </w:rPr>
          <w:fldChar w:fldCharType="begin"/>
        </w:r>
        <w:r>
          <w:rPr>
            <w:noProof/>
            <w:webHidden/>
          </w:rPr>
          <w:instrText xml:space="preserve"> PAGEREF _Toc387003442 \h </w:instrText>
        </w:r>
        <w:r>
          <w:rPr>
            <w:noProof/>
            <w:webHidden/>
          </w:rPr>
        </w:r>
        <w:r>
          <w:rPr>
            <w:noProof/>
            <w:webHidden/>
          </w:rPr>
          <w:fldChar w:fldCharType="separate"/>
        </w:r>
        <w:r>
          <w:rPr>
            <w:noProof/>
            <w:webHidden/>
          </w:rPr>
          <w:t>9</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43" w:history="1">
        <w:r w:rsidRPr="00F408F6">
          <w:rPr>
            <w:rStyle w:val="Hyperlink"/>
            <w:noProof/>
          </w:rPr>
          <w:t>2.2.2</w:t>
        </w:r>
        <w:r>
          <w:rPr>
            <w:rFonts w:asciiTheme="minorHAnsi" w:eastAsiaTheme="minorEastAsia" w:hAnsiTheme="minorHAnsi" w:cstheme="minorBidi"/>
            <w:noProof/>
            <w:sz w:val="22"/>
            <w:szCs w:val="22"/>
            <w:lang w:eastAsia="de-DE"/>
          </w:rPr>
          <w:tab/>
        </w:r>
        <w:r w:rsidRPr="00F408F6">
          <w:rPr>
            <w:rStyle w:val="Hyperlink"/>
            <w:noProof/>
          </w:rPr>
          <w:t>Winkelberechnung</w:t>
        </w:r>
        <w:r>
          <w:rPr>
            <w:noProof/>
            <w:webHidden/>
          </w:rPr>
          <w:tab/>
        </w:r>
        <w:r>
          <w:rPr>
            <w:noProof/>
            <w:webHidden/>
          </w:rPr>
          <w:fldChar w:fldCharType="begin"/>
        </w:r>
        <w:r>
          <w:rPr>
            <w:noProof/>
            <w:webHidden/>
          </w:rPr>
          <w:instrText xml:space="preserve"> PAGEREF _Toc387003443 \h </w:instrText>
        </w:r>
        <w:r>
          <w:rPr>
            <w:noProof/>
            <w:webHidden/>
          </w:rPr>
        </w:r>
        <w:r>
          <w:rPr>
            <w:noProof/>
            <w:webHidden/>
          </w:rPr>
          <w:fldChar w:fldCharType="separate"/>
        </w:r>
        <w:r>
          <w:rPr>
            <w:noProof/>
            <w:webHidden/>
          </w:rPr>
          <w:t>9</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44" w:history="1">
        <w:r w:rsidRPr="00F408F6">
          <w:rPr>
            <w:rStyle w:val="Hyperlink"/>
            <w:noProof/>
          </w:rPr>
          <w:t>2.3</w:t>
        </w:r>
        <w:r>
          <w:rPr>
            <w:rFonts w:asciiTheme="minorHAnsi" w:eastAsiaTheme="minorEastAsia" w:hAnsiTheme="minorHAnsi" w:cstheme="minorBidi"/>
            <w:noProof/>
            <w:sz w:val="22"/>
            <w:szCs w:val="22"/>
            <w:lang w:eastAsia="de-DE"/>
          </w:rPr>
          <w:tab/>
        </w:r>
        <w:r w:rsidRPr="00F408F6">
          <w:rPr>
            <w:rStyle w:val="Hyperlink"/>
            <w:noProof/>
          </w:rPr>
          <w:t>Humanoide Roboter</w:t>
        </w:r>
        <w:r>
          <w:rPr>
            <w:noProof/>
            <w:webHidden/>
          </w:rPr>
          <w:tab/>
        </w:r>
        <w:r>
          <w:rPr>
            <w:noProof/>
            <w:webHidden/>
          </w:rPr>
          <w:fldChar w:fldCharType="begin"/>
        </w:r>
        <w:r>
          <w:rPr>
            <w:noProof/>
            <w:webHidden/>
          </w:rPr>
          <w:instrText xml:space="preserve"> PAGEREF _Toc387003444 \h </w:instrText>
        </w:r>
        <w:r>
          <w:rPr>
            <w:noProof/>
            <w:webHidden/>
          </w:rPr>
        </w:r>
        <w:r>
          <w:rPr>
            <w:noProof/>
            <w:webHidden/>
          </w:rPr>
          <w:fldChar w:fldCharType="separate"/>
        </w:r>
        <w:r>
          <w:rPr>
            <w:noProof/>
            <w:webHidden/>
          </w:rPr>
          <w:t>10</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45" w:history="1">
        <w:r w:rsidRPr="00F408F6">
          <w:rPr>
            <w:rStyle w:val="Hyperlink"/>
            <w:noProof/>
          </w:rPr>
          <w:t>2.3.1</w:t>
        </w:r>
        <w:r>
          <w:rPr>
            <w:rFonts w:asciiTheme="minorHAnsi" w:eastAsiaTheme="minorEastAsia" w:hAnsiTheme="minorHAnsi" w:cstheme="minorBidi"/>
            <w:noProof/>
            <w:sz w:val="22"/>
            <w:szCs w:val="22"/>
            <w:lang w:eastAsia="de-DE"/>
          </w:rPr>
          <w:tab/>
        </w:r>
        <w:r w:rsidRPr="00F408F6">
          <w:rPr>
            <w:rStyle w:val="Hyperlink"/>
            <w:noProof/>
          </w:rPr>
          <w:t>Nao</w:t>
        </w:r>
        <w:r>
          <w:rPr>
            <w:noProof/>
            <w:webHidden/>
          </w:rPr>
          <w:tab/>
        </w:r>
        <w:r>
          <w:rPr>
            <w:noProof/>
            <w:webHidden/>
          </w:rPr>
          <w:fldChar w:fldCharType="begin"/>
        </w:r>
        <w:r>
          <w:rPr>
            <w:noProof/>
            <w:webHidden/>
          </w:rPr>
          <w:instrText xml:space="preserve"> PAGEREF _Toc387003445 \h </w:instrText>
        </w:r>
        <w:r>
          <w:rPr>
            <w:noProof/>
            <w:webHidden/>
          </w:rPr>
        </w:r>
        <w:r>
          <w:rPr>
            <w:noProof/>
            <w:webHidden/>
          </w:rPr>
          <w:fldChar w:fldCharType="separate"/>
        </w:r>
        <w:r>
          <w:rPr>
            <w:noProof/>
            <w:webHidden/>
          </w:rPr>
          <w:t>10</w:t>
        </w:r>
        <w:r>
          <w:rPr>
            <w:noProof/>
            <w:webHidden/>
          </w:rPr>
          <w:fldChar w:fldCharType="end"/>
        </w:r>
      </w:hyperlink>
    </w:p>
    <w:p w:rsidR="009A71A3" w:rsidRDefault="009A71A3">
      <w:pPr>
        <w:pStyle w:val="Verzeichnis4"/>
        <w:rPr>
          <w:rFonts w:asciiTheme="minorHAnsi" w:eastAsiaTheme="minorEastAsia" w:hAnsiTheme="minorHAnsi" w:cstheme="minorBidi"/>
          <w:noProof/>
          <w:sz w:val="22"/>
          <w:szCs w:val="22"/>
          <w:lang w:eastAsia="de-DE"/>
        </w:rPr>
      </w:pPr>
      <w:hyperlink w:anchor="_Toc387003446" w:history="1">
        <w:r w:rsidRPr="00F408F6">
          <w:rPr>
            <w:rStyle w:val="Hyperlink"/>
            <w:noProof/>
          </w:rPr>
          <w:t>2.3.1.1</w:t>
        </w:r>
        <w:r>
          <w:rPr>
            <w:rFonts w:asciiTheme="minorHAnsi" w:eastAsiaTheme="minorEastAsia" w:hAnsiTheme="minorHAnsi" w:cstheme="minorBidi"/>
            <w:noProof/>
            <w:sz w:val="22"/>
            <w:szCs w:val="22"/>
            <w:lang w:eastAsia="de-DE"/>
          </w:rPr>
          <w:tab/>
        </w:r>
        <w:r w:rsidRPr="00F408F6">
          <w:rPr>
            <w:rStyle w:val="Hyperlink"/>
            <w:noProof/>
          </w:rPr>
          <w:t>Hardware</w:t>
        </w:r>
        <w:r>
          <w:rPr>
            <w:noProof/>
            <w:webHidden/>
          </w:rPr>
          <w:tab/>
        </w:r>
        <w:r>
          <w:rPr>
            <w:noProof/>
            <w:webHidden/>
          </w:rPr>
          <w:fldChar w:fldCharType="begin"/>
        </w:r>
        <w:r>
          <w:rPr>
            <w:noProof/>
            <w:webHidden/>
          </w:rPr>
          <w:instrText xml:space="preserve"> PAGEREF _Toc387003446 \h </w:instrText>
        </w:r>
        <w:r>
          <w:rPr>
            <w:noProof/>
            <w:webHidden/>
          </w:rPr>
        </w:r>
        <w:r>
          <w:rPr>
            <w:noProof/>
            <w:webHidden/>
          </w:rPr>
          <w:fldChar w:fldCharType="separate"/>
        </w:r>
        <w:r>
          <w:rPr>
            <w:noProof/>
            <w:webHidden/>
          </w:rPr>
          <w:t>10</w:t>
        </w:r>
        <w:r>
          <w:rPr>
            <w:noProof/>
            <w:webHidden/>
          </w:rPr>
          <w:fldChar w:fldCharType="end"/>
        </w:r>
      </w:hyperlink>
    </w:p>
    <w:p w:rsidR="009A71A3" w:rsidRDefault="009A71A3">
      <w:pPr>
        <w:pStyle w:val="Verzeichnis4"/>
        <w:rPr>
          <w:rFonts w:asciiTheme="minorHAnsi" w:eastAsiaTheme="minorEastAsia" w:hAnsiTheme="minorHAnsi" w:cstheme="minorBidi"/>
          <w:noProof/>
          <w:sz w:val="22"/>
          <w:szCs w:val="22"/>
          <w:lang w:eastAsia="de-DE"/>
        </w:rPr>
      </w:pPr>
      <w:hyperlink w:anchor="_Toc387003447" w:history="1">
        <w:r w:rsidRPr="00F408F6">
          <w:rPr>
            <w:rStyle w:val="Hyperlink"/>
            <w:noProof/>
          </w:rPr>
          <w:t>2.3.1.2</w:t>
        </w:r>
        <w:r>
          <w:rPr>
            <w:rFonts w:asciiTheme="minorHAnsi" w:eastAsiaTheme="minorEastAsia" w:hAnsiTheme="minorHAnsi" w:cstheme="minorBidi"/>
            <w:noProof/>
            <w:sz w:val="22"/>
            <w:szCs w:val="22"/>
            <w:lang w:eastAsia="de-DE"/>
          </w:rPr>
          <w:tab/>
        </w:r>
        <w:r w:rsidRPr="00F408F6">
          <w:rPr>
            <w:rStyle w:val="Hyperlink"/>
            <w:noProof/>
          </w:rPr>
          <w:t>Software</w:t>
        </w:r>
        <w:r>
          <w:rPr>
            <w:noProof/>
            <w:webHidden/>
          </w:rPr>
          <w:tab/>
        </w:r>
        <w:r>
          <w:rPr>
            <w:noProof/>
            <w:webHidden/>
          </w:rPr>
          <w:fldChar w:fldCharType="begin"/>
        </w:r>
        <w:r>
          <w:rPr>
            <w:noProof/>
            <w:webHidden/>
          </w:rPr>
          <w:instrText xml:space="preserve"> PAGEREF _Toc387003447 \h </w:instrText>
        </w:r>
        <w:r>
          <w:rPr>
            <w:noProof/>
            <w:webHidden/>
          </w:rPr>
        </w:r>
        <w:r>
          <w:rPr>
            <w:noProof/>
            <w:webHidden/>
          </w:rPr>
          <w:fldChar w:fldCharType="separate"/>
        </w:r>
        <w:r>
          <w:rPr>
            <w:noProof/>
            <w:webHidden/>
          </w:rPr>
          <w:t>13</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48" w:history="1">
        <w:r w:rsidRPr="00F408F6">
          <w:rPr>
            <w:rStyle w:val="Hyperlink"/>
            <w:noProof/>
          </w:rPr>
          <w:t>2.3.2</w:t>
        </w:r>
        <w:r>
          <w:rPr>
            <w:rFonts w:asciiTheme="minorHAnsi" w:eastAsiaTheme="minorEastAsia" w:hAnsiTheme="minorHAnsi" w:cstheme="minorBidi"/>
            <w:noProof/>
            <w:sz w:val="22"/>
            <w:szCs w:val="22"/>
            <w:lang w:eastAsia="de-DE"/>
          </w:rPr>
          <w:tab/>
        </w:r>
        <w:r w:rsidRPr="00F408F6">
          <w:rPr>
            <w:rStyle w:val="Hyperlink"/>
            <w:noProof/>
          </w:rPr>
          <w:t>Andere humanoide Roboter</w:t>
        </w:r>
        <w:r>
          <w:rPr>
            <w:noProof/>
            <w:webHidden/>
          </w:rPr>
          <w:tab/>
        </w:r>
        <w:r>
          <w:rPr>
            <w:noProof/>
            <w:webHidden/>
          </w:rPr>
          <w:fldChar w:fldCharType="begin"/>
        </w:r>
        <w:r>
          <w:rPr>
            <w:noProof/>
            <w:webHidden/>
          </w:rPr>
          <w:instrText xml:space="preserve"> PAGEREF _Toc387003448 \h </w:instrText>
        </w:r>
        <w:r>
          <w:rPr>
            <w:noProof/>
            <w:webHidden/>
          </w:rPr>
        </w:r>
        <w:r>
          <w:rPr>
            <w:noProof/>
            <w:webHidden/>
          </w:rPr>
          <w:fldChar w:fldCharType="separate"/>
        </w:r>
        <w:r>
          <w:rPr>
            <w:noProof/>
            <w:webHidden/>
          </w:rPr>
          <w:t>16</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49" w:history="1">
        <w:r w:rsidRPr="00F408F6">
          <w:rPr>
            <w:rStyle w:val="Hyperlink"/>
            <w:noProof/>
          </w:rPr>
          <w:t>2.4</w:t>
        </w:r>
        <w:r>
          <w:rPr>
            <w:rFonts w:asciiTheme="minorHAnsi" w:eastAsiaTheme="minorEastAsia" w:hAnsiTheme="minorHAnsi" w:cstheme="minorBidi"/>
            <w:noProof/>
            <w:sz w:val="22"/>
            <w:szCs w:val="22"/>
            <w:lang w:eastAsia="de-DE"/>
          </w:rPr>
          <w:tab/>
        </w:r>
        <w:r w:rsidRPr="00F408F6">
          <w:rPr>
            <w:rStyle w:val="Hyperlink"/>
            <w:noProof/>
          </w:rPr>
          <w:t>Entwicklungsumgebung</w:t>
        </w:r>
        <w:r>
          <w:rPr>
            <w:noProof/>
            <w:webHidden/>
          </w:rPr>
          <w:tab/>
        </w:r>
        <w:r>
          <w:rPr>
            <w:noProof/>
            <w:webHidden/>
          </w:rPr>
          <w:fldChar w:fldCharType="begin"/>
        </w:r>
        <w:r>
          <w:rPr>
            <w:noProof/>
            <w:webHidden/>
          </w:rPr>
          <w:instrText xml:space="preserve"> PAGEREF _Toc387003449 \h </w:instrText>
        </w:r>
        <w:r>
          <w:rPr>
            <w:noProof/>
            <w:webHidden/>
          </w:rPr>
        </w:r>
        <w:r>
          <w:rPr>
            <w:noProof/>
            <w:webHidden/>
          </w:rPr>
          <w:fldChar w:fldCharType="separate"/>
        </w:r>
        <w:r>
          <w:rPr>
            <w:noProof/>
            <w:webHidden/>
          </w:rPr>
          <w:t>17</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50" w:history="1">
        <w:r w:rsidRPr="00F408F6">
          <w:rPr>
            <w:rStyle w:val="Hyperlink"/>
            <w:noProof/>
          </w:rPr>
          <w:t>2.5</w:t>
        </w:r>
        <w:r>
          <w:rPr>
            <w:rFonts w:asciiTheme="minorHAnsi" w:eastAsiaTheme="minorEastAsia" w:hAnsiTheme="minorHAnsi" w:cstheme="minorBidi"/>
            <w:noProof/>
            <w:sz w:val="22"/>
            <w:szCs w:val="22"/>
            <w:lang w:eastAsia="de-DE"/>
          </w:rPr>
          <w:tab/>
        </w:r>
        <w:r w:rsidRPr="00F408F6">
          <w:rPr>
            <w:rStyle w:val="Hyperlink"/>
            <w:noProof/>
          </w:rPr>
          <w:t>Threads</w:t>
        </w:r>
        <w:r>
          <w:rPr>
            <w:noProof/>
            <w:webHidden/>
          </w:rPr>
          <w:tab/>
        </w:r>
        <w:r>
          <w:rPr>
            <w:noProof/>
            <w:webHidden/>
          </w:rPr>
          <w:fldChar w:fldCharType="begin"/>
        </w:r>
        <w:r>
          <w:rPr>
            <w:noProof/>
            <w:webHidden/>
          </w:rPr>
          <w:instrText xml:space="preserve"> PAGEREF _Toc387003450 \h </w:instrText>
        </w:r>
        <w:r>
          <w:rPr>
            <w:noProof/>
            <w:webHidden/>
          </w:rPr>
        </w:r>
        <w:r>
          <w:rPr>
            <w:noProof/>
            <w:webHidden/>
          </w:rPr>
          <w:fldChar w:fldCharType="separate"/>
        </w:r>
        <w:r>
          <w:rPr>
            <w:noProof/>
            <w:webHidden/>
          </w:rPr>
          <w:t>17</w:t>
        </w:r>
        <w:r>
          <w:rPr>
            <w:noProof/>
            <w:webHidden/>
          </w:rPr>
          <w:fldChar w:fldCharType="end"/>
        </w:r>
      </w:hyperlink>
    </w:p>
    <w:p w:rsidR="009A71A3" w:rsidRDefault="009A71A3">
      <w:pPr>
        <w:pStyle w:val="Verzeichnis1"/>
        <w:tabs>
          <w:tab w:val="left" w:pos="480"/>
        </w:tabs>
        <w:rPr>
          <w:rFonts w:asciiTheme="minorHAnsi" w:eastAsiaTheme="minorEastAsia" w:hAnsiTheme="minorHAnsi" w:cstheme="minorBidi"/>
          <w:sz w:val="22"/>
          <w:szCs w:val="22"/>
          <w:lang w:eastAsia="de-DE"/>
        </w:rPr>
      </w:pPr>
      <w:hyperlink w:anchor="_Toc387003451" w:history="1">
        <w:r w:rsidRPr="00F408F6">
          <w:rPr>
            <w:rStyle w:val="Hyperlink"/>
          </w:rPr>
          <w:t>3</w:t>
        </w:r>
        <w:r>
          <w:rPr>
            <w:rFonts w:asciiTheme="minorHAnsi" w:eastAsiaTheme="minorEastAsia" w:hAnsiTheme="minorHAnsi" w:cstheme="minorBidi"/>
            <w:sz w:val="22"/>
            <w:szCs w:val="22"/>
            <w:lang w:eastAsia="de-DE"/>
          </w:rPr>
          <w:tab/>
        </w:r>
        <w:r w:rsidRPr="00F408F6">
          <w:rPr>
            <w:rStyle w:val="Hyperlink"/>
          </w:rPr>
          <w:t>Konzeption/Planung</w:t>
        </w:r>
        <w:r>
          <w:rPr>
            <w:webHidden/>
          </w:rPr>
          <w:tab/>
        </w:r>
        <w:r>
          <w:rPr>
            <w:webHidden/>
          </w:rPr>
          <w:fldChar w:fldCharType="begin"/>
        </w:r>
        <w:r>
          <w:rPr>
            <w:webHidden/>
          </w:rPr>
          <w:instrText xml:space="preserve"> PAGEREF _Toc387003451 \h </w:instrText>
        </w:r>
        <w:r>
          <w:rPr>
            <w:webHidden/>
          </w:rPr>
        </w:r>
        <w:r>
          <w:rPr>
            <w:webHidden/>
          </w:rPr>
          <w:fldChar w:fldCharType="separate"/>
        </w:r>
        <w:r>
          <w:rPr>
            <w:webHidden/>
          </w:rPr>
          <w:t>20</w:t>
        </w:r>
        <w:r>
          <w:rPr>
            <w:webHidden/>
          </w:rPr>
          <w:fldChar w:fldCharType="end"/>
        </w:r>
      </w:hyperlink>
    </w:p>
    <w:p w:rsidR="009A71A3" w:rsidRDefault="009A71A3">
      <w:pPr>
        <w:pStyle w:val="Verzeichnis1"/>
        <w:tabs>
          <w:tab w:val="left" w:pos="480"/>
        </w:tabs>
        <w:rPr>
          <w:rFonts w:asciiTheme="minorHAnsi" w:eastAsiaTheme="minorEastAsia" w:hAnsiTheme="minorHAnsi" w:cstheme="minorBidi"/>
          <w:sz w:val="22"/>
          <w:szCs w:val="22"/>
          <w:lang w:eastAsia="de-DE"/>
        </w:rPr>
      </w:pPr>
      <w:hyperlink w:anchor="_Toc387003452" w:history="1">
        <w:r w:rsidRPr="00F408F6">
          <w:rPr>
            <w:rStyle w:val="Hyperlink"/>
          </w:rPr>
          <w:t>4</w:t>
        </w:r>
        <w:r>
          <w:rPr>
            <w:rFonts w:asciiTheme="minorHAnsi" w:eastAsiaTheme="minorEastAsia" w:hAnsiTheme="minorHAnsi" w:cstheme="minorBidi"/>
            <w:sz w:val="22"/>
            <w:szCs w:val="22"/>
            <w:lang w:eastAsia="de-DE"/>
          </w:rPr>
          <w:tab/>
        </w:r>
        <w:r w:rsidRPr="00F408F6">
          <w:rPr>
            <w:rStyle w:val="Hyperlink"/>
          </w:rPr>
          <w:t>Umsetzung</w:t>
        </w:r>
        <w:r>
          <w:rPr>
            <w:webHidden/>
          </w:rPr>
          <w:tab/>
        </w:r>
        <w:r>
          <w:rPr>
            <w:webHidden/>
          </w:rPr>
          <w:fldChar w:fldCharType="begin"/>
        </w:r>
        <w:r>
          <w:rPr>
            <w:webHidden/>
          </w:rPr>
          <w:instrText xml:space="preserve"> PAGEREF _Toc387003452 \h </w:instrText>
        </w:r>
        <w:r>
          <w:rPr>
            <w:webHidden/>
          </w:rPr>
        </w:r>
        <w:r>
          <w:rPr>
            <w:webHidden/>
          </w:rPr>
          <w:fldChar w:fldCharType="separate"/>
        </w:r>
        <w:r>
          <w:rPr>
            <w:webHidden/>
          </w:rPr>
          <w:t>21</w:t>
        </w:r>
        <w:r>
          <w:rPr>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53" w:history="1">
        <w:r w:rsidRPr="00F408F6">
          <w:rPr>
            <w:rStyle w:val="Hyperlink"/>
            <w:noProof/>
          </w:rPr>
          <w:t>4.1</w:t>
        </w:r>
        <w:r>
          <w:rPr>
            <w:rFonts w:asciiTheme="minorHAnsi" w:eastAsiaTheme="minorEastAsia" w:hAnsiTheme="minorHAnsi" w:cstheme="minorBidi"/>
            <w:noProof/>
            <w:sz w:val="22"/>
            <w:szCs w:val="22"/>
            <w:lang w:eastAsia="de-DE"/>
          </w:rPr>
          <w:tab/>
        </w:r>
        <w:r w:rsidRPr="00F408F6">
          <w:rPr>
            <w:rStyle w:val="Hyperlink"/>
            <w:noProof/>
          </w:rPr>
          <w:t>Programmstruktur / Architektur - Dennis</w:t>
        </w:r>
        <w:r>
          <w:rPr>
            <w:noProof/>
            <w:webHidden/>
          </w:rPr>
          <w:tab/>
        </w:r>
        <w:r>
          <w:rPr>
            <w:noProof/>
            <w:webHidden/>
          </w:rPr>
          <w:fldChar w:fldCharType="begin"/>
        </w:r>
        <w:r>
          <w:rPr>
            <w:noProof/>
            <w:webHidden/>
          </w:rPr>
          <w:instrText xml:space="preserve"> PAGEREF _Toc387003453 \h </w:instrText>
        </w:r>
        <w:r>
          <w:rPr>
            <w:noProof/>
            <w:webHidden/>
          </w:rPr>
        </w:r>
        <w:r>
          <w:rPr>
            <w:noProof/>
            <w:webHidden/>
          </w:rPr>
          <w:fldChar w:fldCharType="separate"/>
        </w:r>
        <w:r>
          <w:rPr>
            <w:noProof/>
            <w:webHidden/>
          </w:rPr>
          <w:t>21</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54" w:history="1">
        <w:r w:rsidRPr="00F408F6">
          <w:rPr>
            <w:rStyle w:val="Hyperlink"/>
            <w:noProof/>
          </w:rPr>
          <w:t>4.1.1</w:t>
        </w:r>
        <w:r>
          <w:rPr>
            <w:rFonts w:asciiTheme="minorHAnsi" w:eastAsiaTheme="minorEastAsia" w:hAnsiTheme="minorHAnsi" w:cstheme="minorBidi"/>
            <w:noProof/>
            <w:sz w:val="22"/>
            <w:szCs w:val="22"/>
            <w:lang w:eastAsia="de-DE"/>
          </w:rPr>
          <w:tab/>
        </w:r>
        <w:r w:rsidRPr="00F408F6">
          <w:rPr>
            <w:rStyle w:val="Hyperlink"/>
            <w:noProof/>
          </w:rPr>
          <w:t>Programmablauf bei einer Bewegungsnachahmung</w:t>
        </w:r>
        <w:r>
          <w:rPr>
            <w:noProof/>
            <w:webHidden/>
          </w:rPr>
          <w:tab/>
        </w:r>
        <w:r>
          <w:rPr>
            <w:noProof/>
            <w:webHidden/>
          </w:rPr>
          <w:fldChar w:fldCharType="begin"/>
        </w:r>
        <w:r>
          <w:rPr>
            <w:noProof/>
            <w:webHidden/>
          </w:rPr>
          <w:instrText xml:space="preserve"> PAGEREF _Toc387003454 \h </w:instrText>
        </w:r>
        <w:r>
          <w:rPr>
            <w:noProof/>
            <w:webHidden/>
          </w:rPr>
        </w:r>
        <w:r>
          <w:rPr>
            <w:noProof/>
            <w:webHidden/>
          </w:rPr>
          <w:fldChar w:fldCharType="separate"/>
        </w:r>
        <w:r>
          <w:rPr>
            <w:noProof/>
            <w:webHidden/>
          </w:rPr>
          <w:t>23</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55" w:history="1">
        <w:r w:rsidRPr="00F408F6">
          <w:rPr>
            <w:rStyle w:val="Hyperlink"/>
            <w:noProof/>
          </w:rPr>
          <w:t>4.1.2</w:t>
        </w:r>
        <w:r>
          <w:rPr>
            <w:rFonts w:asciiTheme="minorHAnsi" w:eastAsiaTheme="minorEastAsia" w:hAnsiTheme="minorHAnsi" w:cstheme="minorBidi"/>
            <w:noProof/>
            <w:sz w:val="22"/>
            <w:szCs w:val="22"/>
            <w:lang w:eastAsia="de-DE"/>
          </w:rPr>
          <w:tab/>
        </w:r>
        <w:r w:rsidRPr="00F408F6">
          <w:rPr>
            <w:rStyle w:val="Hyperlink"/>
            <w:noProof/>
          </w:rPr>
          <w:t>Warum Threads?</w:t>
        </w:r>
        <w:r>
          <w:rPr>
            <w:noProof/>
            <w:webHidden/>
          </w:rPr>
          <w:tab/>
        </w:r>
        <w:r>
          <w:rPr>
            <w:noProof/>
            <w:webHidden/>
          </w:rPr>
          <w:fldChar w:fldCharType="begin"/>
        </w:r>
        <w:r>
          <w:rPr>
            <w:noProof/>
            <w:webHidden/>
          </w:rPr>
          <w:instrText xml:space="preserve"> PAGEREF _Toc387003455 \h </w:instrText>
        </w:r>
        <w:r>
          <w:rPr>
            <w:noProof/>
            <w:webHidden/>
          </w:rPr>
        </w:r>
        <w:r>
          <w:rPr>
            <w:noProof/>
            <w:webHidden/>
          </w:rPr>
          <w:fldChar w:fldCharType="separate"/>
        </w:r>
        <w:r>
          <w:rPr>
            <w:noProof/>
            <w:webHidden/>
          </w:rPr>
          <w:t>27</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56" w:history="1">
        <w:r w:rsidRPr="00F408F6">
          <w:rPr>
            <w:rStyle w:val="Hyperlink"/>
            <w:noProof/>
          </w:rPr>
          <w:t>4.2</w:t>
        </w:r>
        <w:r>
          <w:rPr>
            <w:rFonts w:asciiTheme="minorHAnsi" w:eastAsiaTheme="minorEastAsia" w:hAnsiTheme="minorHAnsi" w:cstheme="minorBidi"/>
            <w:noProof/>
            <w:sz w:val="22"/>
            <w:szCs w:val="22"/>
            <w:lang w:eastAsia="de-DE"/>
          </w:rPr>
          <w:tab/>
        </w:r>
        <w:r w:rsidRPr="00F408F6">
          <w:rPr>
            <w:rStyle w:val="Hyperlink"/>
            <w:noProof/>
          </w:rPr>
          <w:t>Nao</w:t>
        </w:r>
        <w:r>
          <w:rPr>
            <w:noProof/>
            <w:webHidden/>
          </w:rPr>
          <w:tab/>
        </w:r>
        <w:r>
          <w:rPr>
            <w:noProof/>
            <w:webHidden/>
          </w:rPr>
          <w:fldChar w:fldCharType="begin"/>
        </w:r>
        <w:r>
          <w:rPr>
            <w:noProof/>
            <w:webHidden/>
          </w:rPr>
          <w:instrText xml:space="preserve"> PAGEREF _Toc387003456 \h </w:instrText>
        </w:r>
        <w:r>
          <w:rPr>
            <w:noProof/>
            <w:webHidden/>
          </w:rPr>
        </w:r>
        <w:r>
          <w:rPr>
            <w:noProof/>
            <w:webHidden/>
          </w:rPr>
          <w:fldChar w:fldCharType="separate"/>
        </w:r>
        <w:r>
          <w:rPr>
            <w:noProof/>
            <w:webHidden/>
          </w:rPr>
          <w:t>29</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57" w:history="1">
        <w:r w:rsidRPr="00F408F6">
          <w:rPr>
            <w:rStyle w:val="Hyperlink"/>
            <w:noProof/>
          </w:rPr>
          <w:t>4.2.1</w:t>
        </w:r>
        <w:r>
          <w:rPr>
            <w:rFonts w:asciiTheme="minorHAnsi" w:eastAsiaTheme="minorEastAsia" w:hAnsiTheme="minorHAnsi" w:cstheme="minorBidi"/>
            <w:noProof/>
            <w:sz w:val="22"/>
            <w:szCs w:val="22"/>
            <w:lang w:eastAsia="de-DE"/>
          </w:rPr>
          <w:tab/>
        </w:r>
        <w:r w:rsidRPr="00F408F6">
          <w:rPr>
            <w:rStyle w:val="Hyperlink"/>
            <w:noProof/>
          </w:rPr>
          <w:t>Zufällige Bewegung ausführen</w:t>
        </w:r>
        <w:r>
          <w:rPr>
            <w:noProof/>
            <w:webHidden/>
          </w:rPr>
          <w:tab/>
        </w:r>
        <w:r>
          <w:rPr>
            <w:noProof/>
            <w:webHidden/>
          </w:rPr>
          <w:fldChar w:fldCharType="begin"/>
        </w:r>
        <w:r>
          <w:rPr>
            <w:noProof/>
            <w:webHidden/>
          </w:rPr>
          <w:instrText xml:space="preserve"> PAGEREF _Toc387003457 \h </w:instrText>
        </w:r>
        <w:r>
          <w:rPr>
            <w:noProof/>
            <w:webHidden/>
          </w:rPr>
        </w:r>
        <w:r>
          <w:rPr>
            <w:noProof/>
            <w:webHidden/>
          </w:rPr>
          <w:fldChar w:fldCharType="separate"/>
        </w:r>
        <w:r>
          <w:rPr>
            <w:noProof/>
            <w:webHidden/>
          </w:rPr>
          <w:t>29</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58" w:history="1">
        <w:r w:rsidRPr="00F408F6">
          <w:rPr>
            <w:rStyle w:val="Hyperlink"/>
            <w:noProof/>
          </w:rPr>
          <w:t>4.2.2</w:t>
        </w:r>
        <w:r>
          <w:rPr>
            <w:rFonts w:asciiTheme="minorHAnsi" w:eastAsiaTheme="minorEastAsia" w:hAnsiTheme="minorHAnsi" w:cstheme="minorBidi"/>
            <w:noProof/>
            <w:sz w:val="22"/>
            <w:szCs w:val="22"/>
            <w:lang w:eastAsia="de-DE"/>
          </w:rPr>
          <w:tab/>
        </w:r>
        <w:r w:rsidRPr="00F408F6">
          <w:rPr>
            <w:rStyle w:val="Hyperlink"/>
            <w:noProof/>
          </w:rPr>
          <w:t>Bewegung wiederholen</w:t>
        </w:r>
        <w:r>
          <w:rPr>
            <w:noProof/>
            <w:webHidden/>
          </w:rPr>
          <w:tab/>
        </w:r>
        <w:r>
          <w:rPr>
            <w:noProof/>
            <w:webHidden/>
          </w:rPr>
          <w:fldChar w:fldCharType="begin"/>
        </w:r>
        <w:r>
          <w:rPr>
            <w:noProof/>
            <w:webHidden/>
          </w:rPr>
          <w:instrText xml:space="preserve"> PAGEREF _Toc387003458 \h </w:instrText>
        </w:r>
        <w:r>
          <w:rPr>
            <w:noProof/>
            <w:webHidden/>
          </w:rPr>
        </w:r>
        <w:r>
          <w:rPr>
            <w:noProof/>
            <w:webHidden/>
          </w:rPr>
          <w:fldChar w:fldCharType="separate"/>
        </w:r>
        <w:r>
          <w:rPr>
            <w:noProof/>
            <w:webHidden/>
          </w:rPr>
          <w:t>31</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59" w:history="1">
        <w:r w:rsidRPr="00F408F6">
          <w:rPr>
            <w:rStyle w:val="Hyperlink"/>
            <w:noProof/>
          </w:rPr>
          <w:t>4.2.3</w:t>
        </w:r>
        <w:r>
          <w:rPr>
            <w:rFonts w:asciiTheme="minorHAnsi" w:eastAsiaTheme="minorEastAsia" w:hAnsiTheme="minorHAnsi" w:cstheme="minorBidi"/>
            <w:noProof/>
            <w:sz w:val="22"/>
            <w:szCs w:val="22"/>
            <w:lang w:eastAsia="de-DE"/>
          </w:rPr>
          <w:tab/>
        </w:r>
        <w:r w:rsidRPr="00F408F6">
          <w:rPr>
            <w:rStyle w:val="Hyperlink"/>
            <w:noProof/>
          </w:rPr>
          <w:t>Beispiel einer spezifischen Bewegung</w:t>
        </w:r>
        <w:r>
          <w:rPr>
            <w:noProof/>
            <w:webHidden/>
          </w:rPr>
          <w:tab/>
        </w:r>
        <w:r>
          <w:rPr>
            <w:noProof/>
            <w:webHidden/>
          </w:rPr>
          <w:fldChar w:fldCharType="begin"/>
        </w:r>
        <w:r>
          <w:rPr>
            <w:noProof/>
            <w:webHidden/>
          </w:rPr>
          <w:instrText xml:space="preserve"> PAGEREF _Toc387003459 \h </w:instrText>
        </w:r>
        <w:r>
          <w:rPr>
            <w:noProof/>
            <w:webHidden/>
          </w:rPr>
        </w:r>
        <w:r>
          <w:rPr>
            <w:noProof/>
            <w:webHidden/>
          </w:rPr>
          <w:fldChar w:fldCharType="separate"/>
        </w:r>
        <w:r>
          <w:rPr>
            <w:noProof/>
            <w:webHidden/>
          </w:rPr>
          <w:t>31</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60" w:history="1">
        <w:r w:rsidRPr="00F408F6">
          <w:rPr>
            <w:rStyle w:val="Hyperlink"/>
            <w:noProof/>
          </w:rPr>
          <w:t>4.2.4</w:t>
        </w:r>
        <w:r>
          <w:rPr>
            <w:rFonts w:asciiTheme="minorHAnsi" w:eastAsiaTheme="minorEastAsia" w:hAnsiTheme="minorHAnsi" w:cstheme="minorBidi"/>
            <w:noProof/>
            <w:sz w:val="22"/>
            <w:szCs w:val="22"/>
            <w:lang w:eastAsia="de-DE"/>
          </w:rPr>
          <w:tab/>
        </w:r>
        <w:r w:rsidRPr="00F408F6">
          <w:rPr>
            <w:rStyle w:val="Hyperlink"/>
            <w:noProof/>
          </w:rPr>
          <w:t>Speicherung Winkel vom Nao</w:t>
        </w:r>
        <w:r>
          <w:rPr>
            <w:noProof/>
            <w:webHidden/>
          </w:rPr>
          <w:tab/>
        </w:r>
        <w:r>
          <w:rPr>
            <w:noProof/>
            <w:webHidden/>
          </w:rPr>
          <w:fldChar w:fldCharType="begin"/>
        </w:r>
        <w:r>
          <w:rPr>
            <w:noProof/>
            <w:webHidden/>
          </w:rPr>
          <w:instrText xml:space="preserve"> PAGEREF _Toc387003460 \h </w:instrText>
        </w:r>
        <w:r>
          <w:rPr>
            <w:noProof/>
            <w:webHidden/>
          </w:rPr>
        </w:r>
        <w:r>
          <w:rPr>
            <w:noProof/>
            <w:webHidden/>
          </w:rPr>
          <w:fldChar w:fldCharType="separate"/>
        </w:r>
        <w:r>
          <w:rPr>
            <w:noProof/>
            <w:webHidden/>
          </w:rPr>
          <w:t>33</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61" w:history="1">
        <w:r w:rsidRPr="00F408F6">
          <w:rPr>
            <w:rStyle w:val="Hyperlink"/>
            <w:noProof/>
          </w:rPr>
          <w:t>4.3</w:t>
        </w:r>
        <w:r>
          <w:rPr>
            <w:rFonts w:asciiTheme="minorHAnsi" w:eastAsiaTheme="minorEastAsia" w:hAnsiTheme="minorHAnsi" w:cstheme="minorBidi"/>
            <w:noProof/>
            <w:sz w:val="22"/>
            <w:szCs w:val="22"/>
            <w:lang w:eastAsia="de-DE"/>
          </w:rPr>
          <w:tab/>
        </w:r>
        <w:r w:rsidRPr="00F408F6">
          <w:rPr>
            <w:rStyle w:val="Hyperlink"/>
            <w:noProof/>
          </w:rPr>
          <w:t>Kinect</w:t>
        </w:r>
        <w:r>
          <w:rPr>
            <w:noProof/>
            <w:webHidden/>
          </w:rPr>
          <w:tab/>
        </w:r>
        <w:r>
          <w:rPr>
            <w:noProof/>
            <w:webHidden/>
          </w:rPr>
          <w:fldChar w:fldCharType="begin"/>
        </w:r>
        <w:r>
          <w:rPr>
            <w:noProof/>
            <w:webHidden/>
          </w:rPr>
          <w:instrText xml:space="preserve"> PAGEREF _Toc387003461 \h </w:instrText>
        </w:r>
        <w:r>
          <w:rPr>
            <w:noProof/>
            <w:webHidden/>
          </w:rPr>
        </w:r>
        <w:r>
          <w:rPr>
            <w:noProof/>
            <w:webHidden/>
          </w:rPr>
          <w:fldChar w:fldCharType="separate"/>
        </w:r>
        <w:r>
          <w:rPr>
            <w:noProof/>
            <w:webHidden/>
          </w:rPr>
          <w:t>33</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62" w:history="1">
        <w:r w:rsidRPr="00F408F6">
          <w:rPr>
            <w:rStyle w:val="Hyperlink"/>
            <w:noProof/>
          </w:rPr>
          <w:t>4.3.1</w:t>
        </w:r>
        <w:r>
          <w:rPr>
            <w:rFonts w:asciiTheme="minorHAnsi" w:eastAsiaTheme="minorEastAsia" w:hAnsiTheme="minorHAnsi" w:cstheme="minorBidi"/>
            <w:noProof/>
            <w:sz w:val="22"/>
            <w:szCs w:val="22"/>
            <w:lang w:eastAsia="de-DE"/>
          </w:rPr>
          <w:tab/>
        </w:r>
        <w:r w:rsidRPr="00F408F6">
          <w:rPr>
            <w:rStyle w:val="Hyperlink"/>
            <w:noProof/>
          </w:rPr>
          <w:t>Berechnung Winkel Kinect</w:t>
        </w:r>
        <w:r>
          <w:rPr>
            <w:noProof/>
            <w:webHidden/>
          </w:rPr>
          <w:tab/>
        </w:r>
        <w:r>
          <w:rPr>
            <w:noProof/>
            <w:webHidden/>
          </w:rPr>
          <w:fldChar w:fldCharType="begin"/>
        </w:r>
        <w:r>
          <w:rPr>
            <w:noProof/>
            <w:webHidden/>
          </w:rPr>
          <w:instrText xml:space="preserve"> PAGEREF _Toc387003462 \h </w:instrText>
        </w:r>
        <w:r>
          <w:rPr>
            <w:noProof/>
            <w:webHidden/>
          </w:rPr>
        </w:r>
        <w:r>
          <w:rPr>
            <w:noProof/>
            <w:webHidden/>
          </w:rPr>
          <w:fldChar w:fldCharType="separate"/>
        </w:r>
        <w:r>
          <w:rPr>
            <w:noProof/>
            <w:webHidden/>
          </w:rPr>
          <w:t>33</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63" w:history="1">
        <w:r w:rsidRPr="00F408F6">
          <w:rPr>
            <w:rStyle w:val="Hyperlink"/>
            <w:noProof/>
          </w:rPr>
          <w:t>4.3.2</w:t>
        </w:r>
        <w:r>
          <w:rPr>
            <w:rFonts w:asciiTheme="minorHAnsi" w:eastAsiaTheme="minorEastAsia" w:hAnsiTheme="minorHAnsi" w:cstheme="minorBidi"/>
            <w:noProof/>
            <w:sz w:val="22"/>
            <w:szCs w:val="22"/>
            <w:lang w:eastAsia="de-DE"/>
          </w:rPr>
          <w:tab/>
        </w:r>
        <w:r w:rsidRPr="00F408F6">
          <w:rPr>
            <w:rStyle w:val="Hyperlink"/>
            <w:noProof/>
          </w:rPr>
          <w:t>Vergleich Winkel Kinect &lt;-&gt; Nao</w:t>
        </w:r>
        <w:r>
          <w:rPr>
            <w:noProof/>
            <w:webHidden/>
          </w:rPr>
          <w:tab/>
        </w:r>
        <w:r>
          <w:rPr>
            <w:noProof/>
            <w:webHidden/>
          </w:rPr>
          <w:fldChar w:fldCharType="begin"/>
        </w:r>
        <w:r>
          <w:rPr>
            <w:noProof/>
            <w:webHidden/>
          </w:rPr>
          <w:instrText xml:space="preserve"> PAGEREF _Toc387003463 \h </w:instrText>
        </w:r>
        <w:r>
          <w:rPr>
            <w:noProof/>
            <w:webHidden/>
          </w:rPr>
        </w:r>
        <w:r>
          <w:rPr>
            <w:noProof/>
            <w:webHidden/>
          </w:rPr>
          <w:fldChar w:fldCharType="separate"/>
        </w:r>
        <w:r>
          <w:rPr>
            <w:noProof/>
            <w:webHidden/>
          </w:rPr>
          <w:t>34</w:t>
        </w:r>
        <w:r>
          <w:rPr>
            <w:noProof/>
            <w:webHidden/>
          </w:rPr>
          <w:fldChar w:fldCharType="end"/>
        </w:r>
      </w:hyperlink>
    </w:p>
    <w:p w:rsidR="009A71A3" w:rsidRDefault="009A71A3">
      <w:pPr>
        <w:pStyle w:val="Verzeichnis3"/>
        <w:rPr>
          <w:rFonts w:asciiTheme="minorHAnsi" w:eastAsiaTheme="minorEastAsia" w:hAnsiTheme="minorHAnsi" w:cstheme="minorBidi"/>
          <w:noProof/>
          <w:sz w:val="22"/>
          <w:szCs w:val="22"/>
          <w:lang w:eastAsia="de-DE"/>
        </w:rPr>
      </w:pPr>
      <w:hyperlink w:anchor="_Toc387003464" w:history="1">
        <w:r w:rsidRPr="00F408F6">
          <w:rPr>
            <w:rStyle w:val="Hyperlink"/>
            <w:noProof/>
          </w:rPr>
          <w:t>4.3.3</w:t>
        </w:r>
        <w:r>
          <w:rPr>
            <w:rFonts w:asciiTheme="minorHAnsi" w:eastAsiaTheme="minorEastAsia" w:hAnsiTheme="minorHAnsi" w:cstheme="minorBidi"/>
            <w:noProof/>
            <w:sz w:val="22"/>
            <w:szCs w:val="22"/>
            <w:lang w:eastAsia="de-DE"/>
          </w:rPr>
          <w:tab/>
        </w:r>
        <w:r w:rsidRPr="00F408F6">
          <w:rPr>
            <w:rStyle w:val="Hyperlink"/>
            <w:noProof/>
          </w:rPr>
          <w:t>Schwierigkeitsgrade</w:t>
        </w:r>
        <w:r>
          <w:rPr>
            <w:noProof/>
            <w:webHidden/>
          </w:rPr>
          <w:tab/>
        </w:r>
        <w:r>
          <w:rPr>
            <w:noProof/>
            <w:webHidden/>
          </w:rPr>
          <w:fldChar w:fldCharType="begin"/>
        </w:r>
        <w:r>
          <w:rPr>
            <w:noProof/>
            <w:webHidden/>
          </w:rPr>
          <w:instrText xml:space="preserve"> PAGEREF _Toc387003464 \h </w:instrText>
        </w:r>
        <w:r>
          <w:rPr>
            <w:noProof/>
            <w:webHidden/>
          </w:rPr>
        </w:r>
        <w:r>
          <w:rPr>
            <w:noProof/>
            <w:webHidden/>
          </w:rPr>
          <w:fldChar w:fldCharType="separate"/>
        </w:r>
        <w:r>
          <w:rPr>
            <w:noProof/>
            <w:webHidden/>
          </w:rPr>
          <w:t>35</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65" w:history="1">
        <w:r w:rsidRPr="00F408F6">
          <w:rPr>
            <w:rStyle w:val="Hyperlink"/>
            <w:noProof/>
          </w:rPr>
          <w:t>4.4</w:t>
        </w:r>
        <w:r>
          <w:rPr>
            <w:rFonts w:asciiTheme="minorHAnsi" w:eastAsiaTheme="minorEastAsia" w:hAnsiTheme="minorHAnsi" w:cstheme="minorBidi"/>
            <w:noProof/>
            <w:sz w:val="22"/>
            <w:szCs w:val="22"/>
            <w:lang w:eastAsia="de-DE"/>
          </w:rPr>
          <w:tab/>
        </w:r>
        <w:r w:rsidRPr="00F408F6">
          <w:rPr>
            <w:rStyle w:val="Hyperlink"/>
            <w:noProof/>
          </w:rPr>
          <w:t>GUI</w:t>
        </w:r>
        <w:r>
          <w:rPr>
            <w:noProof/>
            <w:webHidden/>
          </w:rPr>
          <w:tab/>
        </w:r>
        <w:r>
          <w:rPr>
            <w:noProof/>
            <w:webHidden/>
          </w:rPr>
          <w:fldChar w:fldCharType="begin"/>
        </w:r>
        <w:r>
          <w:rPr>
            <w:noProof/>
            <w:webHidden/>
          </w:rPr>
          <w:instrText xml:space="preserve"> PAGEREF _Toc387003465 \h </w:instrText>
        </w:r>
        <w:r>
          <w:rPr>
            <w:noProof/>
            <w:webHidden/>
          </w:rPr>
        </w:r>
        <w:r>
          <w:rPr>
            <w:noProof/>
            <w:webHidden/>
          </w:rPr>
          <w:fldChar w:fldCharType="separate"/>
        </w:r>
        <w:r>
          <w:rPr>
            <w:noProof/>
            <w:webHidden/>
          </w:rPr>
          <w:t>35</w:t>
        </w:r>
        <w:r>
          <w:rPr>
            <w:noProof/>
            <w:webHidden/>
          </w:rPr>
          <w:fldChar w:fldCharType="end"/>
        </w:r>
      </w:hyperlink>
    </w:p>
    <w:p w:rsidR="009A71A3" w:rsidRDefault="009A71A3">
      <w:pPr>
        <w:pStyle w:val="Verzeichnis2"/>
        <w:rPr>
          <w:rFonts w:asciiTheme="minorHAnsi" w:eastAsiaTheme="minorEastAsia" w:hAnsiTheme="minorHAnsi" w:cstheme="minorBidi"/>
          <w:noProof/>
          <w:sz w:val="22"/>
          <w:szCs w:val="22"/>
          <w:lang w:eastAsia="de-DE"/>
        </w:rPr>
      </w:pPr>
      <w:hyperlink w:anchor="_Toc387003466" w:history="1">
        <w:r w:rsidRPr="00F408F6">
          <w:rPr>
            <w:rStyle w:val="Hyperlink"/>
            <w:noProof/>
          </w:rPr>
          <w:t>4.5</w:t>
        </w:r>
        <w:r>
          <w:rPr>
            <w:rFonts w:asciiTheme="minorHAnsi" w:eastAsiaTheme="minorEastAsia" w:hAnsiTheme="minorHAnsi" w:cstheme="minorBidi"/>
            <w:noProof/>
            <w:sz w:val="22"/>
            <w:szCs w:val="22"/>
            <w:lang w:eastAsia="de-DE"/>
          </w:rPr>
          <w:tab/>
        </w:r>
        <w:r w:rsidRPr="00F408F6">
          <w:rPr>
            <w:rStyle w:val="Hyperlink"/>
            <w:noProof/>
          </w:rPr>
          <w:t>Test</w:t>
        </w:r>
        <w:r>
          <w:rPr>
            <w:noProof/>
            <w:webHidden/>
          </w:rPr>
          <w:tab/>
        </w:r>
        <w:r>
          <w:rPr>
            <w:noProof/>
            <w:webHidden/>
          </w:rPr>
          <w:fldChar w:fldCharType="begin"/>
        </w:r>
        <w:r>
          <w:rPr>
            <w:noProof/>
            <w:webHidden/>
          </w:rPr>
          <w:instrText xml:space="preserve"> PAGEREF _Toc387003466 \h </w:instrText>
        </w:r>
        <w:r>
          <w:rPr>
            <w:noProof/>
            <w:webHidden/>
          </w:rPr>
        </w:r>
        <w:r>
          <w:rPr>
            <w:noProof/>
            <w:webHidden/>
          </w:rPr>
          <w:fldChar w:fldCharType="separate"/>
        </w:r>
        <w:r>
          <w:rPr>
            <w:noProof/>
            <w:webHidden/>
          </w:rPr>
          <w:t>37</w:t>
        </w:r>
        <w:r>
          <w:rPr>
            <w:noProof/>
            <w:webHidden/>
          </w:rPr>
          <w:fldChar w:fldCharType="end"/>
        </w:r>
      </w:hyperlink>
    </w:p>
    <w:p w:rsidR="009A71A3" w:rsidRDefault="009A71A3">
      <w:pPr>
        <w:pStyle w:val="Verzeichnis1"/>
        <w:tabs>
          <w:tab w:val="left" w:pos="480"/>
        </w:tabs>
        <w:rPr>
          <w:rFonts w:asciiTheme="minorHAnsi" w:eastAsiaTheme="minorEastAsia" w:hAnsiTheme="minorHAnsi" w:cstheme="minorBidi"/>
          <w:sz w:val="22"/>
          <w:szCs w:val="22"/>
          <w:lang w:eastAsia="de-DE"/>
        </w:rPr>
      </w:pPr>
      <w:hyperlink w:anchor="_Toc387003467" w:history="1">
        <w:r w:rsidRPr="00F408F6">
          <w:rPr>
            <w:rStyle w:val="Hyperlink"/>
          </w:rPr>
          <w:t>5</w:t>
        </w:r>
        <w:r>
          <w:rPr>
            <w:rFonts w:asciiTheme="minorHAnsi" w:eastAsiaTheme="minorEastAsia" w:hAnsiTheme="minorHAnsi" w:cstheme="minorBidi"/>
            <w:sz w:val="22"/>
            <w:szCs w:val="22"/>
            <w:lang w:eastAsia="de-DE"/>
          </w:rPr>
          <w:tab/>
        </w:r>
        <w:r w:rsidRPr="00F408F6">
          <w:rPr>
            <w:rStyle w:val="Hyperlink"/>
          </w:rPr>
          <w:t>Fazit</w:t>
        </w:r>
        <w:r>
          <w:rPr>
            <w:webHidden/>
          </w:rPr>
          <w:tab/>
        </w:r>
        <w:r>
          <w:rPr>
            <w:webHidden/>
          </w:rPr>
          <w:fldChar w:fldCharType="begin"/>
        </w:r>
        <w:r>
          <w:rPr>
            <w:webHidden/>
          </w:rPr>
          <w:instrText xml:space="preserve"> PAGEREF _Toc387003467 \h </w:instrText>
        </w:r>
        <w:r>
          <w:rPr>
            <w:webHidden/>
          </w:rPr>
        </w:r>
        <w:r>
          <w:rPr>
            <w:webHidden/>
          </w:rPr>
          <w:fldChar w:fldCharType="separate"/>
        </w:r>
        <w:r>
          <w:rPr>
            <w:webHidden/>
          </w:rPr>
          <w:t>38</w:t>
        </w:r>
        <w:r>
          <w:rPr>
            <w:webHidden/>
          </w:rPr>
          <w:fldChar w:fldCharType="end"/>
        </w:r>
      </w:hyperlink>
    </w:p>
    <w:p w:rsidR="009A71A3" w:rsidRDefault="009A71A3">
      <w:pPr>
        <w:pStyle w:val="Verzeichnis1"/>
        <w:rPr>
          <w:rFonts w:asciiTheme="minorHAnsi" w:eastAsiaTheme="minorEastAsia" w:hAnsiTheme="minorHAnsi" w:cstheme="minorBidi"/>
          <w:sz w:val="22"/>
          <w:szCs w:val="22"/>
          <w:lang w:eastAsia="de-DE"/>
        </w:rPr>
      </w:pPr>
      <w:hyperlink w:anchor="_Toc387003468" w:history="1">
        <w:r w:rsidRPr="00F408F6">
          <w:rPr>
            <w:rStyle w:val="Hyperlink"/>
          </w:rPr>
          <w:t>Literaturverzeichnis</w:t>
        </w:r>
        <w:r>
          <w:rPr>
            <w:webHidden/>
          </w:rPr>
          <w:tab/>
        </w:r>
        <w:r>
          <w:rPr>
            <w:webHidden/>
          </w:rPr>
          <w:fldChar w:fldCharType="begin"/>
        </w:r>
        <w:r>
          <w:rPr>
            <w:webHidden/>
          </w:rPr>
          <w:instrText xml:space="preserve"> PAGEREF _Toc387003468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9A71A3">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7003431"/>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 xml:space="preserve">Die Studienarbeit beschäftigt sich mit dem System Kinect von Microsoft und einem </w:t>
      </w:r>
      <w:proofErr w:type="spellStart"/>
      <w:r>
        <w:t>humaoiden</w:t>
      </w:r>
      <w:proofErr w:type="spellEnd"/>
      <w:r>
        <w:t xml:space="preserve"> Roboter </w:t>
      </w:r>
      <w:proofErr w:type="spellStart"/>
      <w:r>
        <w:t>Nao</w:t>
      </w:r>
      <w:proofErr w:type="spellEnd"/>
      <w:r>
        <w:t>. Die Kinect ist eine Hardware zur Gestik- und Mimik Erkennung.</w:t>
      </w:r>
    </w:p>
    <w:p w:rsidR="00AA058F" w:rsidRDefault="00AA058F" w:rsidP="00AA058F">
      <w:pPr>
        <w:pStyle w:val="berschrift2"/>
      </w:pPr>
      <w:bookmarkStart w:id="11" w:name="_Toc387003432"/>
      <w:r>
        <w:t>Motivation</w:t>
      </w:r>
      <w:bookmarkEnd w:id="11"/>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2" w:name="_Toc262115993"/>
      <w:bookmarkStart w:id="13" w:name="_Toc387003433"/>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xml:space="preserve">. Zur Verfügung steht ein Labor mit einem </w:t>
      </w:r>
      <w:proofErr w:type="spellStart"/>
      <w:r>
        <w:t>Nao</w:t>
      </w:r>
      <w:proofErr w:type="spellEnd"/>
      <w:r>
        <w:t xml:space="preserve">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7003434"/>
      <w:r w:rsidRPr="000C470B">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w:t>
      </w:r>
      <w:proofErr w:type="spellStart"/>
      <w:r>
        <w:t>Nao</w:t>
      </w:r>
      <w:proofErr w:type="spellEnd"/>
      <w:r>
        <w:t xml:space="preserve"> </w:t>
      </w:r>
      <w:r w:rsidR="00622396">
        <w:t xml:space="preserve">werden </w:t>
      </w:r>
      <w:r>
        <w:t xml:space="preserve">verschiedene </w:t>
      </w:r>
      <w:proofErr w:type="gramStart"/>
      <w:r>
        <w:t>Bewegung</w:t>
      </w:r>
      <w:proofErr w:type="gramEnd"/>
      <w:r>
        <w:t xml:space="preserve">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 xml:space="preserve">Der Ablauf des programmierten Spiels kann in drei Schritte unterteilt werden. Im ersten Schritt führt </w:t>
      </w:r>
      <w:proofErr w:type="spellStart"/>
      <w:r>
        <w:t>Nao</w:t>
      </w:r>
      <w:proofErr w:type="spellEnd"/>
      <w:r>
        <w:t xml:space="preserve">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5" w:name="_Toc387003435"/>
      <w:r>
        <w:t>Vorgehensweise</w:t>
      </w:r>
      <w:bookmarkEnd w:id="15"/>
    </w:p>
    <w:p w:rsidR="000765EE" w:rsidRDefault="0080399A" w:rsidP="00F37035">
      <w:r>
        <w:t xml:space="preserve">Die geplante Vorgehensweise sieht vor zu Beginn dem </w:t>
      </w:r>
      <w:proofErr w:type="spellStart"/>
      <w:r>
        <w:t>Nao</w:t>
      </w:r>
      <w:proofErr w:type="spellEnd"/>
      <w:r>
        <w:t xml:space="preserve">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proofErr w:type="spellStart"/>
      <w:r w:rsidR="000012D3">
        <w:t>Graphical</w:t>
      </w:r>
      <w:proofErr w:type="spellEnd"/>
      <w:r w:rsidR="000012D3">
        <w:t xml:space="preserve">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6" w:name="_Ref346527342"/>
      <w:bookmarkStart w:id="17" w:name="_Toc387003436"/>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8" w:name="_Ref381795218"/>
      <w:bookmarkStart w:id="19" w:name="_Ref381795227"/>
      <w:bookmarkStart w:id="20" w:name="_Toc387003437"/>
      <w:r>
        <w:t>K</w:t>
      </w:r>
      <w:r w:rsidR="00424036">
        <w:t>inect</w:t>
      </w:r>
      <w:bookmarkEnd w:id="18"/>
      <w:bookmarkEnd w:id="19"/>
      <w:bookmarkEnd w:id="20"/>
    </w:p>
    <w:p w:rsidR="00424036" w:rsidRDefault="00424036" w:rsidP="00424036">
      <w:r>
        <w:t xml:space="preserve">Die Kinect ist eine Hardware aus dem Hause Microsoft in Zusammenarbeit mit dem Unternehmen </w:t>
      </w:r>
      <w:proofErr w:type="spellStart"/>
      <w:r>
        <w:t>PrimeSense</w:t>
      </w:r>
      <w:proofErr w:type="spellEnd"/>
      <w:r>
        <w:t xml:space="preserve">. Sie wurde zunächst für die Steuerung der Spielekonsole Xbox360 entwickelt. Die Kinect setzt wie auch die Nintendo Wii oder </w:t>
      </w:r>
      <w:proofErr w:type="spellStart"/>
      <w:r>
        <w:t>Sonys</w:t>
      </w:r>
      <w:proofErr w:type="spellEnd"/>
      <w:r>
        <w:t xml:space="preserve">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7003438"/>
      <w:r>
        <w:t>Sensoren der Kinect</w:t>
      </w:r>
      <w:bookmarkEnd w:id="21"/>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 xml:space="preserve">wischen der Kameraleiste und dem </w:t>
      </w:r>
      <w:proofErr w:type="spellStart"/>
      <w:r w:rsidR="002F4866">
        <w:t>Standfuß</w:t>
      </w:r>
      <w:proofErr w:type="spellEnd"/>
      <w:r w:rsidR="002F4866">
        <w:t xml:space="preserve"> ein Motor</w:t>
      </w:r>
      <w:r w:rsidR="00C046B6">
        <w:t>. Mithilfe dieses Motors kann die Sensoren-Leiste um 27° geneigt werden.</w:t>
      </w:r>
    </w:p>
    <w:p w:rsidR="00C046B6" w:rsidRDefault="00C046B6" w:rsidP="00326AB4"/>
    <w:p w:rsidR="008D2A3E"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4C5CA88F" wp14:editId="19BB5F3A">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2" w:name="_Ref386029251"/>
      <w:bookmarkStart w:id="23" w:name="_Toc387003403"/>
      <w:r>
        <w:t xml:space="preserve">Abb. </w:t>
      </w:r>
      <w:fldSimple w:instr=" SEQ Abb. \* ARABIC ">
        <w:r w:rsidR="000F51A0">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Bei dem Infrarot-Projektor handelt es sich um einen Klasse 1-Laser mit einer Wellenlänge von 830 nm. Da wir Menschen nur eine Wellenlänge von ca. 380 </w:t>
      </w:r>
      <w:proofErr w:type="spellStart"/>
      <w:r>
        <w:t>nm</w:t>
      </w:r>
      <w:proofErr w:type="spellEnd"/>
      <w:r>
        <w:t xml:space="preserve"> bis ca. 780 </w:t>
      </w:r>
      <w:proofErr w:type="spellStart"/>
      <w:r>
        <w:t>nm</w:t>
      </w:r>
      <w:proofErr w:type="spellEnd"/>
      <w:r>
        <w:t xml:space="preserve"> 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4440EF6A" wp14:editId="0A2D89F5">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4" w:name="_Toc387003404"/>
      <w:r>
        <w:t xml:space="preserve">Abb. </w:t>
      </w:r>
      <w:fldSimple w:instr=" SEQ Abb. \* ARABIC ">
        <w:r w:rsidR="000F51A0">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424036" w:rsidRDefault="00424036">
      <w:pPr>
        <w:pStyle w:val="berschrift3"/>
      </w:pPr>
      <w:bookmarkStart w:id="25" w:name="_Toc387003439"/>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w:t>
      </w:r>
      <w:proofErr w:type="spellStart"/>
      <w:r>
        <w:t>Adafruit</w:t>
      </w:r>
      <w:proofErr w:type="spellEnd"/>
      <w:r>
        <w:t xml:space="preserve">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oder </w:t>
      </w:r>
      <w:proofErr w:type="spellStart"/>
      <w:r w:rsidR="00967058">
        <w:t>Cheaten</w:t>
      </w:r>
      <w:proofErr w:type="spellEnd"/>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2642C5" w:rsidRPr="00424036"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424036" w:rsidRDefault="00CD2C11" w:rsidP="00424036">
      <w:pPr>
        <w:pStyle w:val="berschrift3"/>
      </w:pPr>
      <w:bookmarkStart w:id="26" w:name="_Toc387003440"/>
      <w:r>
        <w:t>Kinect Developer Toolkit</w:t>
      </w:r>
      <w:bookmarkEnd w:id="26"/>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10122452" wp14:editId="230806A1">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7" w:name="_Toc387003405"/>
      <w:r>
        <w:t xml:space="preserve">Abb. </w:t>
      </w:r>
      <w:fldSimple w:instr=" SEQ Abb. \* ARABIC ">
        <w:r w:rsidR="000F51A0">
          <w:rPr>
            <w:noProof/>
          </w:rPr>
          <w:t>3</w:t>
        </w:r>
      </w:fldSimple>
      <w:r>
        <w:t>: Kinect Developer Toolkit</w:t>
      </w:r>
      <w:bookmarkEnd w:id="27"/>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proofErr w:type="gramStart"/>
      <w:r>
        <w:t>ist</w:t>
      </w:r>
      <w:proofErr w:type="gramEnd"/>
      <w:r>
        <w:t xml:space="preserve"> </w:t>
      </w:r>
      <w:r w:rsidR="00351220">
        <w:t>der</w:t>
      </w:r>
      <w:r>
        <w:t xml:space="preserve"> Schwierigkeit</w:t>
      </w:r>
      <w:r w:rsidR="00351220">
        <w:t>sgrad</w:t>
      </w:r>
      <w:r>
        <w:t xml:space="preserve"> sowie die verwendete Programmiersprache aufgezeigt. </w:t>
      </w:r>
    </w:p>
    <w:p w:rsidR="006E43D7" w:rsidRDefault="009048E2" w:rsidP="00120857">
      <w:r>
        <w:t>Auf der rechten Seite stehen dem Benutzer drei verschiedene Buttons zu V</w:t>
      </w:r>
      <w:r w:rsidR="00B715E9">
        <w:t>erfügung, mit denen er beispielsweise weitere Informationen zu der Beispielanwendung erfahren kann.</w:t>
      </w:r>
      <w:r w:rsidR="000012D3">
        <w:t xml:space="preserve"> </w:t>
      </w:r>
    </w:p>
    <w:p w:rsidR="00B715E9" w:rsidRDefault="00B715E9" w:rsidP="00120857"/>
    <w:p w:rsidR="000F51A0" w:rsidRDefault="00D90701" w:rsidP="000F51A0">
      <w:pPr>
        <w:keepNext/>
        <w:jc w:val="center"/>
      </w:pPr>
      <w:r>
        <w:rPr>
          <w:noProof/>
          <w:lang w:eastAsia="de-DE"/>
        </w:rPr>
        <w:lastRenderedPageBreak/>
        <w:drawing>
          <wp:inline distT="0" distB="0" distL="0" distR="0" wp14:anchorId="05F301BE" wp14:editId="569692CA">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28" w:name="_Toc387003406"/>
      <w:r>
        <w:t xml:space="preserve">Abb. </w:t>
      </w:r>
      <w:fldSimple w:instr=" SEQ Abb. \* ARABIC ">
        <w:r>
          <w:rPr>
            <w:noProof/>
          </w:rPr>
          <w:t>4</w:t>
        </w:r>
      </w:fldSimple>
      <w:r>
        <w:t>: Kinect Explorer-WPF</w:t>
      </w:r>
      <w:bookmarkEnd w:id="28"/>
    </w:p>
    <w:p w:rsidR="001765C6" w:rsidRDefault="00B715E9" w:rsidP="00120857">
      <w:r>
        <w:t xml:space="preserve">Die Anwendung Kinect Explorer WPF ist mit C# programmiert und hat den Schwierigkeitsgrad „Fortgeschrittener Anfänger“. Führt man diese Anwendung aus, so können einige Einstellungen und Funktionen der Kinect getestet werden. </w:t>
      </w:r>
      <w:r w:rsidR="00DA75A3">
        <w:t xml:space="preserve">Die Kameraleiste kann in hoch bzw. runter geneigt werden, sodass der davorstehende Benutzer optimal erkannt wird. </w:t>
      </w:r>
      <w:r w:rsidR="00A90A5E">
        <w:t xml:space="preserve">Eine Funktion ist beispielsweise, dass der Benutzer sich seine 20 Gelenke anzeigen lassen kann (Skeleton-Funktion). Im unteren Bildschirmbereich kann die aktuelle Tonrichtung nachverfolgt werden oder </w:t>
      </w:r>
      <w:commentRangeStart w:id="29"/>
      <w:r w:rsidR="00A90A5E">
        <w:t>…</w:t>
      </w:r>
      <w:commentRangeEnd w:id="29"/>
      <w:r w:rsidR="00A90A5E">
        <w:rPr>
          <w:rStyle w:val="Kommentarzeichen"/>
        </w:rPr>
        <w:commentReference w:id="29"/>
      </w:r>
    </w:p>
    <w:p w:rsidR="006E43D7" w:rsidRDefault="006E43D7" w:rsidP="00120857"/>
    <w:p w:rsidR="0089646C" w:rsidRPr="00120857" w:rsidRDefault="0089646C" w:rsidP="00120857"/>
    <w:p w:rsidR="006C5A07" w:rsidRDefault="00E9309A">
      <w:pPr>
        <w:pStyle w:val="berschrift2"/>
      </w:pPr>
      <w:bookmarkStart w:id="30" w:name="_Ref381795262"/>
      <w:bookmarkStart w:id="31" w:name="_Toc387003441"/>
      <w:commentRangeStart w:id="32"/>
      <w:r>
        <w:lastRenderedPageBreak/>
        <w:t>Winkel</w:t>
      </w:r>
      <w:commentRangeEnd w:id="32"/>
      <w:r>
        <w:rPr>
          <w:rStyle w:val="Kommentarzeichen"/>
          <w:rFonts w:eastAsia="Times New Roman"/>
          <w:b w:val="0"/>
          <w:bCs w:val="0"/>
          <w:color w:val="auto"/>
        </w:rPr>
        <w:commentReference w:id="32"/>
      </w:r>
      <w:bookmarkEnd w:id="31"/>
    </w:p>
    <w:p w:rsidR="00E9309A" w:rsidRDefault="006C11C9" w:rsidP="00E9309A">
      <w:r>
        <w:t xml:space="preserve">Es gibt verschiedene Möglichkeiten Winkel mathematisch zu berechnen. Dabei </w:t>
      </w:r>
      <w:r w:rsidR="00607E64">
        <w:t xml:space="preserve">ist zu beachten, dass auch der Winkel an sich in zwei unterschiedlichen Zahlentypen wiedergegeben werden kann: als Radiant und als </w:t>
      </w:r>
      <w:proofErr w:type="spellStart"/>
      <w:r w:rsidR="00607E64">
        <w:t>Gradzahl</w:t>
      </w:r>
      <w:proofErr w:type="spellEnd"/>
      <w:r w:rsidR="00607E64">
        <w:t>. Die Umrechnung dieser lautet:</w:t>
      </w:r>
    </w:p>
    <w:p w:rsidR="00607E64" w:rsidRPr="00E9309A" w:rsidRDefault="00607E64" w:rsidP="00E9309A">
      <w:r w:rsidRPr="005E1DDC">
        <w:rPr>
          <w:i/>
        </w:rPr>
        <w:t>Radiant = Grad * 180/</w:t>
      </w:r>
      <w:proofErr w:type="spellStart"/>
      <w:r w:rsidRPr="005E1DDC">
        <w:rPr>
          <w:i/>
        </w:rPr>
        <w:t>pi</w:t>
      </w:r>
      <w:proofErr w:type="spellEnd"/>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3" w:name="_Toc387003442"/>
      <w:r>
        <w:t>Roll-Nick-Gier-Winkel</w:t>
      </w:r>
      <w:bookmarkEnd w:id="33"/>
    </w:p>
    <w:p w:rsidR="00E9309A" w:rsidRDefault="005A139C" w:rsidP="00E9309A">
      <w:r>
        <w:t xml:space="preserve">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 Bezeichnung ist aber die englische Bezeichnung als roll, </w:t>
      </w:r>
      <w:proofErr w:type="spellStart"/>
      <w:r>
        <w:t>pitch</w:t>
      </w:r>
      <w:proofErr w:type="spellEnd"/>
      <w:r>
        <w:t xml:space="preserve"> und </w:t>
      </w:r>
      <w:proofErr w:type="spellStart"/>
      <w:r>
        <w:t>yaw</w:t>
      </w:r>
      <w:proofErr w:type="spellEnd"/>
      <w:r>
        <w:t xml:space="preserve">.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698A3522" wp14:editId="76254CD0">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7">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4" w:name="_Toc387003407"/>
      <w:r>
        <w:t xml:space="preserve">Abb. </w:t>
      </w:r>
      <w:fldSimple w:instr=" SEQ Abb. \* ARABIC ">
        <w:r w:rsidR="000F51A0">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4"/>
    </w:p>
    <w:p w:rsidR="00E9309A" w:rsidRDefault="00E9309A" w:rsidP="00E9309A">
      <w:pPr>
        <w:pStyle w:val="berschrift3"/>
      </w:pPr>
      <w:bookmarkStart w:id="35" w:name="_Ref386471124"/>
      <w:bookmarkStart w:id="36" w:name="_Toc387003443"/>
      <w:r>
        <w:t>Winkelberechnung</w:t>
      </w:r>
      <w:bookmarkEnd w:id="35"/>
      <w:bookmarkEnd w:id="36"/>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Kreuzprodukt der Z-Koordinate gebildet und bei nicht zusammenhängenden Knochen reicht der Kosinus des Kreuzproduktes aus.</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7" w:name="_Toc387003444"/>
      <w:proofErr w:type="spellStart"/>
      <w:r>
        <w:lastRenderedPageBreak/>
        <w:t>Humanoide</w:t>
      </w:r>
      <w:proofErr w:type="spellEnd"/>
      <w:r>
        <w:t xml:space="preserve"> Roboter</w:t>
      </w:r>
      <w:bookmarkStart w:id="38" w:name="_Toc262116040"/>
      <w:bookmarkStart w:id="39" w:name="_Toc333403709"/>
      <w:bookmarkEnd w:id="30"/>
      <w:bookmarkEnd w:id="37"/>
    </w:p>
    <w:p w:rsidR="000C62B3" w:rsidRDefault="00424036" w:rsidP="00424036">
      <w:r>
        <w:t xml:space="preserve">Ein </w:t>
      </w:r>
      <w:proofErr w:type="spellStart"/>
      <w:r>
        <w:t>humanoider</w:t>
      </w:r>
      <w:proofErr w:type="spellEnd"/>
      <w:r>
        <w:t xml:space="preserve"> Roboter ist ein Roboter, der dem Mensch nachempfunden ist und dessen Bewegungen </w:t>
      </w:r>
      <w:proofErr w:type="gramStart"/>
      <w:r>
        <w:t>die eines</w:t>
      </w:r>
      <w:proofErr w:type="gramEnd"/>
      <w:r>
        <w:t xml:space="preserve"> Menschen ähneln. Genutzt werden </w:t>
      </w:r>
      <w:proofErr w:type="spellStart"/>
      <w:r>
        <w:t>humanoide</w:t>
      </w:r>
      <w:proofErr w:type="spellEnd"/>
      <w:r>
        <w:t xml:space="preserv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w:t>
      </w:r>
      <w:proofErr w:type="spellStart"/>
      <w:r w:rsidR="000C62B3">
        <w:t>humanoiden</w:t>
      </w:r>
      <w:proofErr w:type="spellEnd"/>
      <w:r w:rsidR="000C62B3">
        <w:t xml:space="preserve"> Robotern. D</w:t>
      </w:r>
      <w:r>
        <w:t xml:space="preserve">arunter </w:t>
      </w:r>
      <w:r w:rsidR="000C62B3">
        <w:t xml:space="preserve">sind auch namenhafte Firmen und Universitäten, wie </w:t>
      </w:r>
      <w:r>
        <w:t xml:space="preserve">das Karlsruher Institut für Technologie, das </w:t>
      </w:r>
      <w:proofErr w:type="spellStart"/>
      <w:r>
        <w:t>Frauenhofer</w:t>
      </w:r>
      <w:proofErr w:type="spellEnd"/>
      <w:r>
        <w:t xml:space="preserve">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40" w:name="_Toc387003445"/>
      <w:proofErr w:type="spellStart"/>
      <w:r>
        <w:t>Nao</w:t>
      </w:r>
      <w:bookmarkEnd w:id="40"/>
      <w:proofErr w:type="spellEnd"/>
    </w:p>
    <w:p w:rsidR="00847E0D" w:rsidRDefault="009A0DFE" w:rsidP="009A0DFE">
      <w:proofErr w:type="spellStart"/>
      <w:r>
        <w:t>Nao</w:t>
      </w:r>
      <w:proofErr w:type="spellEnd"/>
      <w:r>
        <w:t xml:space="preserve"> ist ein 58cm großer </w:t>
      </w:r>
      <w:proofErr w:type="spellStart"/>
      <w:r>
        <w:t>humanoider</w:t>
      </w:r>
      <w:proofErr w:type="spellEnd"/>
      <w:r>
        <w:t xml:space="preserve"> Roboter der Firma </w:t>
      </w:r>
      <w:proofErr w:type="spellStart"/>
      <w:r>
        <w:t>Aldebe</w:t>
      </w:r>
      <w:r w:rsidR="00847E0D">
        <w:t>ran</w:t>
      </w:r>
      <w:proofErr w:type="spellEnd"/>
      <w:r w:rsidR="00847E0D">
        <w:t xml:space="preserve"> </w:t>
      </w:r>
      <w:proofErr w:type="spellStart"/>
      <w:r w:rsidR="00847E0D">
        <w:t>Robotics</w:t>
      </w:r>
      <w:proofErr w:type="spellEnd"/>
      <w:r w:rsidR="00847E0D">
        <w:t xml:space="preserve"> aus Frankreich und der </w:t>
      </w:r>
      <w:proofErr w:type="spellStart"/>
      <w:r w:rsidR="00847E0D">
        <w:t>humanoide</w:t>
      </w:r>
      <w:proofErr w:type="spellEnd"/>
      <w:r w:rsidR="00847E0D">
        <w:t xml:space="preserve"> Roboter der für die Programmierung genutzt wurde.</w:t>
      </w:r>
      <w:r w:rsidR="006B446E">
        <w:t xml:space="preserve"> </w:t>
      </w:r>
    </w:p>
    <w:p w:rsidR="009A0DFE" w:rsidRDefault="006B446E" w:rsidP="009A0DFE">
      <w:r>
        <w:t xml:space="preserve">Der erste Prototyp vom </w:t>
      </w:r>
      <w:proofErr w:type="spellStart"/>
      <w:r>
        <w:t>Nao</w:t>
      </w:r>
      <w:proofErr w:type="spellEnd"/>
      <w:r>
        <w:t xml:space="preserve"> erschien 2005, seit dem sind mehr als 5000 </w:t>
      </w:r>
      <w:proofErr w:type="spellStart"/>
      <w:r>
        <w:t>Naos</w:t>
      </w:r>
      <w:proofErr w:type="spellEnd"/>
      <w:r>
        <w:t xml:space="preserve">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9A0DFE" w:rsidRPr="00424036"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E0785D" w:rsidRDefault="00E0785D" w:rsidP="00E0785D">
      <w:pPr>
        <w:pStyle w:val="berschrift4"/>
      </w:pPr>
      <w:bookmarkStart w:id="41" w:name="_Toc387003446"/>
      <w:r>
        <w:t>Hardware</w:t>
      </w:r>
      <w:bookmarkEnd w:id="41"/>
    </w:p>
    <w:p w:rsidR="00E0785D" w:rsidRDefault="00E0785D" w:rsidP="00E0785D">
      <w:r>
        <w:t xml:space="preserve">Der </w:t>
      </w:r>
      <w:proofErr w:type="spellStart"/>
      <w:r>
        <w:t>humanoide</w:t>
      </w:r>
      <w:proofErr w:type="spellEnd"/>
      <w:r>
        <w:t xml:space="preserve"> Roboter </w:t>
      </w:r>
      <w:proofErr w:type="spellStart"/>
      <w:r>
        <w:t>Nao</w:t>
      </w:r>
      <w:proofErr w:type="spellEnd"/>
      <w:r>
        <w:t xml:space="preserve">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w:t>
      </w:r>
      <w:proofErr w:type="spellStart"/>
      <w:r>
        <w:t>Nao</w:t>
      </w:r>
      <w:proofErr w:type="spellEnd"/>
      <w:r>
        <w:t xml:space="preserve"> über Ethernet und </w:t>
      </w:r>
      <w:r w:rsidR="00F3526D">
        <w:t>Wireless Fidelity</w:t>
      </w:r>
      <w:r>
        <w:t>.</w:t>
      </w:r>
      <w:r w:rsidR="00D4666D">
        <w:t xml:space="preserve"> Über seine Internet Protokoll (IP)</w:t>
      </w:r>
      <w:r w:rsidR="00D4666D">
        <w:fldChar w:fldCharType="begin"/>
      </w:r>
      <w:r w:rsidR="00D4666D">
        <w:instrText xml:space="preserve"> XE "IP" \f "abk" \t "Internet" Protokoll</w:instrText>
      </w:r>
      <w:r w:rsidR="00D4666D">
        <w:fldChar w:fldCharType="end"/>
      </w:r>
      <w:r w:rsidR="00D4666D">
        <w:t xml:space="preserve">-Adresse und den Port 9559 erreicht man den </w:t>
      </w:r>
      <w:proofErr w:type="spellStart"/>
      <w:r w:rsidR="00D4666D">
        <w:t>Nao</w:t>
      </w:r>
      <w:proofErr w:type="spellEnd"/>
      <w:r w:rsidR="00D4666D">
        <w:t xml:space="preserve">. Durch Eingabe der IP in den Browser, kann man noch einige Einstellungen, den </w:t>
      </w:r>
      <w:proofErr w:type="spellStart"/>
      <w:r w:rsidR="00D4666D">
        <w:t>Nao</w:t>
      </w:r>
      <w:proofErr w:type="spellEnd"/>
      <w:r w:rsidR="00D4666D">
        <w:t xml:space="preserve"> betreffend, vornehmen.</w:t>
      </w:r>
    </w:p>
    <w:p w:rsidR="00F3526D" w:rsidRDefault="00F3526D" w:rsidP="00E0785D">
      <w:r>
        <w:t xml:space="preserve">Für diese Ausarbeitung wurde </w:t>
      </w:r>
      <w:proofErr w:type="spellStart"/>
      <w:r>
        <w:t>Nao</w:t>
      </w:r>
      <w:proofErr w:type="spellEnd"/>
      <w:r>
        <w:t xml:space="preserve"> in der Version 3.2 bzw. 3+ verwendet. Die Unterschiede liegen in im verwendeten Prozessor (x86 AMD GEODE 500 MHz CPU) und dem Speicher (256MB SCRAM/2GB Flashspeicher). Im Folgenden betrachten wir nur die Version 3.2, da diese die Grundlage für unser Programm darstellt.</w:t>
      </w:r>
    </w:p>
    <w:p w:rsidR="00EB64D5" w:rsidRDefault="00887880" w:rsidP="00EB64D5">
      <w:r>
        <w:lastRenderedPageBreak/>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proofErr w:type="spellStart"/>
      <w:r>
        <w:t>Nao</w:t>
      </w:r>
      <w:proofErr w:type="spellEnd"/>
      <w:r>
        <w:t xml:space="preserve"> </w:t>
      </w:r>
      <w:r w:rsidR="0076547E">
        <w:t>25</w:t>
      </w:r>
      <w:r w:rsidR="00F2309A">
        <w:t xml:space="preserve"> eingebaute Motoren, um die Bewegungen so </w:t>
      </w:r>
      <w:proofErr w:type="spellStart"/>
      <w:r w:rsidR="00F2309A">
        <w:t>humanoid</w:t>
      </w:r>
      <w:proofErr w:type="spellEnd"/>
      <w:r w:rsidR="00F2309A">
        <w:t xml:space="preserve">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proofErr w:type="spellStart"/>
      <w:r w:rsidR="00BB1FA4" w:rsidRPr="00BB1FA4">
        <w:t>HeadYaw</w:t>
      </w:r>
      <w:proofErr w:type="spellEnd"/>
      <w:r w:rsidR="00BB1FA4" w:rsidRPr="00BB1FA4">
        <w:t xml:space="preserve">, Head Pitch, </w:t>
      </w:r>
      <w:proofErr w:type="spellStart"/>
      <w:r w:rsidR="00BB1FA4" w:rsidRPr="00BB1FA4">
        <w:t>Shoulder</w:t>
      </w:r>
      <w:r w:rsidR="00BB1FA4">
        <w:t>Pitch</w:t>
      </w:r>
      <w:proofErr w:type="spellEnd"/>
      <w:r w:rsidR="00BB1FA4">
        <w:t xml:space="preserve">, </w:t>
      </w:r>
      <w:proofErr w:type="spellStart"/>
      <w:r w:rsidR="00BB1FA4">
        <w:t>Sh</w:t>
      </w:r>
      <w:r w:rsidR="00BB1FA4" w:rsidRPr="00BB1FA4">
        <w:t>oulderRoll</w:t>
      </w:r>
      <w:proofErr w:type="spellEnd"/>
      <w:r w:rsidR="00BB1FA4" w:rsidRPr="00BB1FA4">
        <w:t xml:space="preserve">, </w:t>
      </w:r>
      <w:proofErr w:type="spellStart"/>
      <w:r w:rsidR="00BB1FA4" w:rsidRPr="00BB1FA4">
        <w:t>EllbowYaw</w:t>
      </w:r>
      <w:proofErr w:type="spellEnd"/>
      <w:r w:rsidR="00BB1FA4" w:rsidRPr="00BB1FA4">
        <w:t xml:space="preserve"> und </w:t>
      </w:r>
      <w:proofErr w:type="spellStart"/>
      <w:r w:rsidR="00BB1FA4" w:rsidRPr="00BB1FA4">
        <w:t>EllbowRoll</w:t>
      </w:r>
      <w:proofErr w:type="spellEnd"/>
      <w:r w:rsidR="00BB1FA4" w:rsidRPr="00BB1FA4">
        <w:t xml:space="preserve"> </w:t>
      </w:r>
      <w:proofErr w:type="spellStart"/>
      <w:r w:rsidR="00BB1FA4" w:rsidRPr="00BB1FA4">
        <w:t>warden</w:t>
      </w:r>
      <w:proofErr w:type="spellEnd"/>
      <w:r w:rsidR="00BB1FA4" w:rsidRPr="00BB1FA4">
        <w:t xml:space="preserve"> Motoren des Typs zwei verwendet</w:t>
      </w:r>
      <w:r w:rsidR="00BB1FA4">
        <w:t xml:space="preserve"> und simulieren ein Kugelgelenk</w:t>
      </w:r>
      <w:r w:rsidR="00BB1FA4" w:rsidRPr="00BB1FA4">
        <w:t xml:space="preserve">. </w:t>
      </w:r>
      <w:r w:rsidR="00BB1FA4">
        <w:t xml:space="preserve">Typ-Drei Motoren werden lediglich im Motor </w:t>
      </w:r>
      <w:proofErr w:type="spellStart"/>
      <w:r w:rsidR="00BB1FA4">
        <w:t>WristYaw</w:t>
      </w:r>
      <w:proofErr w:type="spellEnd"/>
      <w:r w:rsidR="00BB1FA4">
        <w:t xml:space="preserve">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drawing>
          <wp:inline distT="0" distB="0" distL="0" distR="0" wp14:anchorId="1000C43F" wp14:editId="087561F5">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8">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2" w:name="_Ref386031311"/>
      <w:bookmarkStart w:id="43" w:name="_Toc387003408"/>
      <w:r>
        <w:t xml:space="preserve">Abb. </w:t>
      </w:r>
      <w:fldSimple w:instr=" SEQ Abb. \* ARABIC ">
        <w:r w:rsidR="000F51A0">
          <w:rPr>
            <w:noProof/>
          </w:rPr>
          <w:t>6</w:t>
        </w:r>
      </w:fldSimple>
      <w:bookmarkEnd w:id="42"/>
      <w:r>
        <w:t xml:space="preserve">: Die Lage der Motoren beim </w:t>
      </w:r>
      <w:proofErr w:type="spellStart"/>
      <w:r>
        <w:t>Nao</w:t>
      </w:r>
      <w:proofErr w:type="spellEnd"/>
      <w:r>
        <w:t xml:space="preserve">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3"/>
    </w:p>
    <w:p w:rsidR="00EB64D5" w:rsidRDefault="00EB64D5" w:rsidP="00EB64D5">
      <w:r>
        <w:t xml:space="preserve">Neben den genannten Aktoren hat der </w:t>
      </w:r>
      <w:proofErr w:type="spellStart"/>
      <w:r>
        <w:t>Nao</w:t>
      </w:r>
      <w:proofErr w:type="spellEnd"/>
      <w:r>
        <w:t xml:space="preserve">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lastRenderedPageBreak/>
        <w:t xml:space="preserve">Force </w:t>
      </w:r>
      <w:proofErr w:type="spellStart"/>
      <w:r>
        <w:t>Sensing</w:t>
      </w:r>
      <w:proofErr w:type="spellEnd"/>
      <w:r>
        <w:t xml:space="preserve"> </w:t>
      </w:r>
      <w:proofErr w:type="spellStart"/>
      <w:r>
        <w:t>Resistor</w:t>
      </w:r>
      <w:r w:rsidR="00847E0D">
        <w:t>en</w:t>
      </w:r>
      <w:proofErr w:type="spellEnd"/>
    </w:p>
    <w:p w:rsidR="00267456" w:rsidRDefault="00411C8D" w:rsidP="00267456">
      <w:pPr>
        <w:pStyle w:val="Listenabsatz"/>
        <w:numPr>
          <w:ilvl w:val="0"/>
          <w:numId w:val="36"/>
        </w:numPr>
      </w:pPr>
      <w:proofErr w:type="spellStart"/>
      <w:r>
        <w:t>Inertialsensor</w:t>
      </w:r>
      <w:r w:rsidR="00847E0D">
        <w:t>en</w:t>
      </w:r>
      <w:proofErr w:type="spellEnd"/>
    </w:p>
    <w:p w:rsidR="00267456" w:rsidRDefault="00411C8D" w:rsidP="00267456">
      <w:pPr>
        <w:pStyle w:val="Listenabsatz"/>
        <w:numPr>
          <w:ilvl w:val="0"/>
          <w:numId w:val="36"/>
        </w:numPr>
      </w:pPr>
      <w:proofErr w:type="spellStart"/>
      <w:r>
        <w:t>Inkrementalgeber</w:t>
      </w:r>
      <w:proofErr w:type="spellEnd"/>
      <w:r>
        <w:t xml:space="preserve">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w:t>
      </w:r>
      <w:proofErr w:type="spellStart"/>
      <w:r>
        <w:t>Nao</w:t>
      </w:r>
      <w:proofErr w:type="spellEnd"/>
      <w:r>
        <w:t xml:space="preserve"> seinen Namen, den Akkuladestand und seine </w:t>
      </w:r>
      <w:r w:rsidR="00D4666D">
        <w:t>IP-</w:t>
      </w:r>
      <w:r>
        <w:t xml:space="preserve">Adresse verkündet, den beiden </w:t>
      </w:r>
      <w:proofErr w:type="spellStart"/>
      <w:r>
        <w:t>Bumpern</w:t>
      </w:r>
      <w:proofErr w:type="spellEnd"/>
      <w:r>
        <w:t xml:space="preserve"> je Fuß, die registrieren, ob der Roboter mit seinem Fuß einen Gegenstand berührt und aus taktilen Sensoren. Taktile Sensoren reagieren auf Berührungen. Drei dieser taktilen Sensoren sind beim </w:t>
      </w:r>
      <w:proofErr w:type="spellStart"/>
      <w:r>
        <w:t>Nao</w:t>
      </w:r>
      <w:proofErr w:type="spellEnd"/>
      <w:r>
        <w:t xml:space="preserve"> auf seinem Kopf zu finden und je drei Sensoren befinden sich an jeder Hand.</w:t>
      </w:r>
    </w:p>
    <w:p w:rsidR="00411C8D" w:rsidRDefault="00411C8D" w:rsidP="00267456">
      <w:r>
        <w:t xml:space="preserve">Ein Force </w:t>
      </w:r>
      <w:proofErr w:type="spellStart"/>
      <w:r>
        <w:t>Sensing</w:t>
      </w:r>
      <w:proofErr w:type="spellEnd"/>
      <w:r>
        <w:t xml:space="preserve"> </w:t>
      </w:r>
      <w:proofErr w:type="spellStart"/>
      <w:r>
        <w:t>Resistor</w:t>
      </w:r>
      <w:proofErr w:type="spellEnd"/>
      <w:r>
        <w:t xml:space="preserve"> ist ein Sensor der die einwirkende Kraft bzw. den Druck misst. Vier dieser Sensoren befinden sich an jedem Fuß des </w:t>
      </w:r>
      <w:proofErr w:type="spellStart"/>
      <w:r>
        <w:t>Nao</w:t>
      </w:r>
      <w:proofErr w:type="spellEnd"/>
      <w:r>
        <w:t>, um bei falscher Krafteinwirkung rechtzeitig zu warnen.</w:t>
      </w:r>
    </w:p>
    <w:p w:rsidR="00411C8D" w:rsidRDefault="00411C8D" w:rsidP="00267456">
      <w:proofErr w:type="spellStart"/>
      <w:r>
        <w:t>Inertialsensoren</w:t>
      </w:r>
      <w:proofErr w:type="spellEnd"/>
      <w:r>
        <w:t xml:space="preserve"> sind Sensoren zur Messung von Beschleunigungen und Drehraten. Drei davon befinden sich im Torso des </w:t>
      </w:r>
      <w:proofErr w:type="spellStart"/>
      <w:r>
        <w:t>Naos</w:t>
      </w:r>
      <w:proofErr w:type="spellEnd"/>
      <w:r>
        <w:t>.</w:t>
      </w:r>
    </w:p>
    <w:p w:rsidR="00411C8D" w:rsidRDefault="00411C8D" w:rsidP="00267456">
      <w:r>
        <w:t xml:space="preserve">Der </w:t>
      </w:r>
      <w:proofErr w:type="spellStart"/>
      <w:r>
        <w:t>Nao</w:t>
      </w:r>
      <w:proofErr w:type="spellEnd"/>
      <w:r>
        <w:t xml:space="preserve"> hat 32 </w:t>
      </w:r>
      <w:proofErr w:type="spellStart"/>
      <w:r>
        <w:t>Inkrementalgeber</w:t>
      </w:r>
      <w:proofErr w:type="spellEnd"/>
      <w:r>
        <w:t xml:space="preserve"> eingebaut und nutzt diese zur Erfassung von Winkelveränderungen und Drehrichtungen.</w:t>
      </w:r>
    </w:p>
    <w:p w:rsidR="00847E0D" w:rsidRDefault="00411C8D" w:rsidP="00847E0D">
      <w:r>
        <w:t xml:space="preserve">Zwei Sender und zwei Empfänger für Sonarsensoren sind dem </w:t>
      </w:r>
      <w:proofErr w:type="spellStart"/>
      <w:r>
        <w:t>Nao</w:t>
      </w:r>
      <w:proofErr w:type="spellEnd"/>
      <w:r>
        <w:t xml:space="preserve">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lastRenderedPageBreak/>
        <w:drawing>
          <wp:inline distT="0" distB="0" distL="0" distR="0" wp14:anchorId="1A3BA8E8" wp14:editId="7DCB88E5">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9">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4" w:name="_Toc387003409"/>
      <w:r>
        <w:t xml:space="preserve">Abb. </w:t>
      </w:r>
      <w:fldSimple w:instr=" SEQ Abb. \* ARABIC ">
        <w:r w:rsidR="000F51A0">
          <w:rPr>
            <w:noProof/>
          </w:rPr>
          <w:t>7</w:t>
        </w:r>
      </w:fldSimple>
      <w:r>
        <w:t xml:space="preserve">: Die Hardwarekomponenten des </w:t>
      </w:r>
      <w:proofErr w:type="spellStart"/>
      <w:r>
        <w:t>Nao</w:t>
      </w:r>
      <w:proofErr w:type="spellEnd"/>
      <w:r>
        <w:t xml:space="preserve">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4"/>
    </w:p>
    <w:p w:rsidR="00F2309A" w:rsidRDefault="00F2309A">
      <w:pPr>
        <w:pStyle w:val="berschrift4"/>
      </w:pPr>
      <w:bookmarkStart w:id="45" w:name="_Toc387003447"/>
      <w:r>
        <w:t>Software</w:t>
      </w:r>
      <w:bookmarkEnd w:id="45"/>
    </w:p>
    <w:p w:rsidR="00FC41F6" w:rsidRDefault="00F2309A" w:rsidP="00F2309A">
      <w:r>
        <w:t xml:space="preserve">Auf dem </w:t>
      </w:r>
      <w:proofErr w:type="spellStart"/>
      <w:r>
        <w:t>Nao</w:t>
      </w:r>
      <w:proofErr w:type="spellEnd"/>
      <w:r>
        <w:t xml:space="preserve"> läuft ein Linux Embedded Betriebssystem</w:t>
      </w:r>
      <w:r w:rsidR="00FC41F6">
        <w:t xml:space="preserve">, dem </w:t>
      </w:r>
      <w:proofErr w:type="spellStart"/>
      <w:r w:rsidR="00FC41F6">
        <w:t>OpenNAO</w:t>
      </w:r>
      <w:proofErr w:type="spellEnd"/>
      <w:r w:rsidR="00FC41F6">
        <w:t xml:space="preserve">, welches die Software </w:t>
      </w:r>
      <w:proofErr w:type="spellStart"/>
      <w:r w:rsidR="00FC41F6">
        <w:t>NAOqi</w:t>
      </w:r>
      <w:proofErr w:type="spellEnd"/>
      <w:r w:rsidR="00480F48">
        <w:t xml:space="preserve"> ausführt (siehe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 xml:space="preserve">). </w:t>
      </w:r>
      <w:proofErr w:type="spellStart"/>
      <w:r w:rsidR="00480F48">
        <w:t>OpenNAO</w:t>
      </w:r>
      <w:proofErr w:type="spellEnd"/>
      <w:r w:rsidR="00480F48">
        <w:t xml:space="preserve"> ist ein 32-Bit Linux </w:t>
      </w:r>
      <w:proofErr w:type="spellStart"/>
      <w:r w:rsidR="00480F48">
        <w:t>Dristribution</w:t>
      </w:r>
      <w:proofErr w:type="spellEnd"/>
      <w:r w:rsidR="00480F48">
        <w:t xml:space="preserve">, angelehnt an </w:t>
      </w:r>
      <w:proofErr w:type="spellStart"/>
      <w:r w:rsidR="00480F48">
        <w:t>Gentoo</w:t>
      </w:r>
      <w:proofErr w:type="spellEnd"/>
      <w:r w:rsidR="00480F48">
        <w:t>.</w:t>
      </w:r>
    </w:p>
    <w:p w:rsidR="00FC41F6" w:rsidRDefault="00FC41F6" w:rsidP="00FC41F6">
      <w:pPr>
        <w:keepNext/>
        <w:jc w:val="center"/>
      </w:pPr>
      <w:r>
        <w:rPr>
          <w:noProof/>
          <w:lang w:eastAsia="de-DE"/>
        </w:rPr>
        <w:lastRenderedPageBreak/>
        <w:drawing>
          <wp:inline distT="0" distB="0" distL="0" distR="0" wp14:anchorId="044FB760" wp14:editId="013A8CDC">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20">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6" w:name="_Ref386048151"/>
      <w:bookmarkStart w:id="47" w:name="_Toc387003410"/>
      <w:r>
        <w:t xml:space="preserve">Abb. </w:t>
      </w:r>
      <w:fldSimple w:instr=" SEQ Abb. \* ARABIC ">
        <w:r w:rsidR="000F51A0">
          <w:rPr>
            <w:noProof/>
          </w:rPr>
          <w:t>8</w:t>
        </w:r>
      </w:fldSimple>
      <w:bookmarkEnd w:id="46"/>
      <w:r>
        <w:t xml:space="preserve">: </w:t>
      </w:r>
      <w:proofErr w:type="spellStart"/>
      <w:r>
        <w:t>Nao</w:t>
      </w:r>
      <w:proofErr w:type="spellEnd"/>
      <w:r>
        <w:t xml:space="preserve"> Software</w:t>
      </w:r>
      <w:bookmarkEnd w:id="47"/>
    </w:p>
    <w:p w:rsidR="006A183A" w:rsidRDefault="00E972F9" w:rsidP="006A183A">
      <w:r>
        <w:t xml:space="preserve">Um den </w:t>
      </w:r>
      <w:proofErr w:type="spellStart"/>
      <w:r>
        <w:t>Nao</w:t>
      </w:r>
      <w:proofErr w:type="spellEnd"/>
      <w:r>
        <w:t xml:space="preserve"> zu programmieren,</w:t>
      </w:r>
      <w:r w:rsidR="00480F48">
        <w:t xml:space="preserve"> gibt es die Desktop Software „</w:t>
      </w:r>
      <w:proofErr w:type="spellStart"/>
      <w:r w:rsidR="00480F48">
        <w:t>Choreographe</w:t>
      </w:r>
      <w:proofErr w:type="spellEnd"/>
      <w:r w:rsidR="00480F48">
        <w:t>“</w:t>
      </w:r>
      <w:r>
        <w:t>, welche vom Hersteller mitgeliefert wird.</w:t>
      </w:r>
      <w:r w:rsidR="00480F48">
        <w:t xml:space="preserve"> </w:t>
      </w:r>
      <w:r>
        <w:t xml:space="preserve">Das ist eine visuelle Programmiersprache und </w:t>
      </w:r>
      <w:r w:rsidR="00480F48">
        <w:t>hat ebenfalls das Programm</w:t>
      </w:r>
      <w:r>
        <w:t xml:space="preserve"> </w:t>
      </w:r>
      <w:proofErr w:type="spellStart"/>
      <w:r>
        <w:t>NAOqi</w:t>
      </w:r>
      <w:proofErr w:type="spellEnd"/>
      <w:r>
        <w:t xml:space="preserve"> implementiert. </w:t>
      </w:r>
      <w:proofErr w:type="spellStart"/>
      <w:r w:rsidR="006A183A">
        <w:t>Webots</w:t>
      </w:r>
      <w:proofErr w:type="spellEnd"/>
      <w:r w:rsidR="006A183A">
        <w:t xml:space="preserve"> ist die Simulation von einem </w:t>
      </w:r>
      <w:proofErr w:type="spellStart"/>
      <w:r w:rsidR="006A183A">
        <w:t>Nao</w:t>
      </w:r>
      <w:proofErr w:type="spellEnd"/>
      <w:r w:rsidR="006A183A">
        <w:t xml:space="preserve">, </w:t>
      </w:r>
      <w:r w:rsidR="001D533F">
        <w:t xml:space="preserve">früher </w:t>
      </w:r>
      <w:proofErr w:type="spellStart"/>
      <w:r w:rsidR="001D533F">
        <w:t>NAOsim</w:t>
      </w:r>
      <w:proofErr w:type="spellEnd"/>
      <w:r w:rsidR="001D533F">
        <w:t xml:space="preserve"> genannt</w:t>
      </w:r>
      <w:r w:rsidR="006A183A">
        <w:t xml:space="preserve">. Bevor ein Stück Programmcode auf dem </w:t>
      </w:r>
      <w:proofErr w:type="spellStart"/>
      <w:r w:rsidR="006A183A">
        <w:t>Nao</w:t>
      </w:r>
      <w:proofErr w:type="spellEnd"/>
      <w:r w:rsidR="006A183A">
        <w:t xml:space="preserve"> ausgeführt wird, kann man sich so vergewissern, dass das Programm das tut, von dem man ausgeht und ob dies eventuell zu Problemen auf dem </w:t>
      </w:r>
      <w:proofErr w:type="spellStart"/>
      <w:r w:rsidR="006A183A">
        <w:t>Nao</w:t>
      </w:r>
      <w:proofErr w:type="spellEnd"/>
      <w:r w:rsidR="006A183A">
        <w:t xml:space="preserve">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commentRangeStart w:id="48"/>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xml:space="preserve">, </w:t>
      </w:r>
      <w:proofErr w:type="spellStart"/>
      <w:r w:rsidR="00F2309A">
        <w:t>Nao</w:t>
      </w:r>
      <w:proofErr w:type="spellEnd"/>
      <w:r w:rsidR="00F2309A">
        <w:t xml:space="preserve"> Texte sprechen zu lassen und gewisse A</w:t>
      </w:r>
      <w:r w:rsidR="002C5E2E">
        <w:t>bläufe auf ihm zu speichern, so</w:t>
      </w:r>
      <w:r w:rsidR="00F2309A">
        <w:t xml:space="preserve">dass diese auch nach Neustarten des Roboters noch verfügbar sind. </w:t>
      </w:r>
      <w:commentRangeEnd w:id="48"/>
      <w:r w:rsidR="00CE3E3C">
        <w:rPr>
          <w:rStyle w:val="Kommentarzeichen"/>
        </w:rPr>
        <w:commentReference w:id="48"/>
      </w:r>
    </w:p>
    <w:p w:rsidR="00931235" w:rsidRDefault="00931235" w:rsidP="00931235">
      <w:pPr>
        <w:keepNext/>
      </w:pPr>
      <w:r>
        <w:rPr>
          <w:noProof/>
          <w:lang w:eastAsia="de-DE"/>
        </w:rPr>
        <w:lastRenderedPageBreak/>
        <w:drawing>
          <wp:inline distT="0" distB="0" distL="0" distR="0" wp14:anchorId="3E3A8321" wp14:editId="65C54D19">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9" w:name="_Ref386053789"/>
      <w:bookmarkStart w:id="50" w:name="_Toc387003411"/>
      <w:r>
        <w:t xml:space="preserve">Abb. </w:t>
      </w:r>
      <w:fldSimple w:instr=" SEQ Abb. \* ARABIC ">
        <w:r w:rsidR="000F51A0">
          <w:rPr>
            <w:noProof/>
          </w:rPr>
          <w:t>9</w:t>
        </w:r>
      </w:fldSimple>
      <w:bookmarkEnd w:id="49"/>
      <w:r>
        <w:t xml:space="preserve">: </w:t>
      </w:r>
      <w:proofErr w:type="spellStart"/>
      <w:r>
        <w:t>Choreographe</w:t>
      </w:r>
      <w:bookmarkEnd w:id="50"/>
      <w:proofErr w:type="spellEnd"/>
    </w:p>
    <w:p w:rsidR="00F2309A" w:rsidRDefault="001679C4" w:rsidP="00F2309A">
      <w:proofErr w:type="spellStart"/>
      <w:r>
        <w:t>Choreographe</w:t>
      </w:r>
      <w:proofErr w:type="spellEnd"/>
      <w:r>
        <w:t xml:space="preserve"> ist zudem eine der vorhandenen SDKs. </w:t>
      </w:r>
      <w:proofErr w:type="spellStart"/>
      <w:r>
        <w:t>Nao</w:t>
      </w:r>
      <w:proofErr w:type="spellEnd"/>
      <w:r>
        <w:t xml:space="preserve"> </w:t>
      </w:r>
      <w:r w:rsidR="00E972F9">
        <w:t>kann direkt mit Pytho</w:t>
      </w:r>
      <w:r>
        <w:t>n und C++ angesprochen werden, ü</w:t>
      </w:r>
      <w:r w:rsidR="00E972F9">
        <w:t xml:space="preserve">ber eine Programmierschnittstelle versteht </w:t>
      </w:r>
      <w:proofErr w:type="spellStart"/>
      <w:r w:rsidR="00E972F9">
        <w:t>Nao</w:t>
      </w:r>
      <w:proofErr w:type="spellEnd"/>
      <w:r w:rsidR="00E972F9">
        <w:t xml:space="preserve"> </w:t>
      </w:r>
      <w:r>
        <w:t xml:space="preserve">über andere SDKs </w:t>
      </w:r>
      <w:r w:rsidR="00E972F9">
        <w:t xml:space="preserve">aber auch Java, </w:t>
      </w:r>
      <w:proofErr w:type="spellStart"/>
      <w:r w:rsidR="00E972F9">
        <w:t>Ma</w:t>
      </w:r>
      <w:r>
        <w:t>thLab</w:t>
      </w:r>
      <w:proofErr w:type="spellEnd"/>
      <w:r>
        <w:t xml:space="preserve">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drawing>
          <wp:inline distT="0" distB="0" distL="0" distR="0" wp14:anchorId="5D2BA1A8" wp14:editId="6DE5813F">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2">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1" w:name="_Ref386051458"/>
      <w:bookmarkStart w:id="52" w:name="_Toc387003412"/>
      <w:r>
        <w:t xml:space="preserve">Abb. </w:t>
      </w:r>
      <w:fldSimple w:instr=" SEQ Abb. \* ARABIC ">
        <w:r w:rsidR="000F51A0">
          <w:rPr>
            <w:noProof/>
          </w:rPr>
          <w:t>10</w:t>
        </w:r>
      </w:fldSimple>
      <w:bookmarkEnd w:id="51"/>
      <w:r>
        <w:t xml:space="preserve">: </w:t>
      </w:r>
      <w:proofErr w:type="spellStart"/>
      <w:r>
        <w:t>Nao</w:t>
      </w:r>
      <w:proofErr w:type="spellEnd"/>
      <w:r>
        <w:t xml:space="preserve"> Programmiersprachen</w:t>
      </w:r>
      <w:bookmarkEnd w:id="52"/>
    </w:p>
    <w:p w:rsidR="00DB2A9F" w:rsidRDefault="006A183A" w:rsidP="00DB2A9F">
      <w:r>
        <w:lastRenderedPageBreak/>
        <w:t xml:space="preserve">Dafür bringt </w:t>
      </w:r>
      <w:proofErr w:type="spellStart"/>
      <w:r>
        <w:t>Nao</w:t>
      </w:r>
      <w:proofErr w:type="spellEnd"/>
      <w:r>
        <w:t xml:space="preserve">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w:t>
      </w:r>
      <w:proofErr w:type="spellStart"/>
      <w:r w:rsidR="00DB2A9F">
        <w:t>Nao</w:t>
      </w:r>
      <w:proofErr w:type="spellEnd"/>
      <w:r w:rsidR="00DB2A9F">
        <w:t xml:space="preserve"> den Text „</w:t>
      </w:r>
      <w:proofErr w:type="spellStart"/>
      <w:r w:rsidR="00DB2A9F">
        <w:t>Hello</w:t>
      </w:r>
      <w:proofErr w:type="spellEnd"/>
      <w:r w:rsidR="00DB2A9F">
        <w:t xml:space="preserve"> World </w:t>
      </w:r>
      <w:proofErr w:type="spellStart"/>
      <w:r w:rsidR="00DB2A9F">
        <w:t>from</w:t>
      </w:r>
      <w:proofErr w:type="spellEnd"/>
      <w:r w:rsidR="00DB2A9F">
        <w:t xml:space="preserve"> c sharp“ sprechen. </w:t>
      </w:r>
    </w:p>
    <w:p w:rsidR="00DB2A9F" w:rsidRDefault="00DB2A9F" w:rsidP="00DB2A9F">
      <w:pPr>
        <w:keepNext/>
        <w:jc w:val="center"/>
      </w:pPr>
      <w:r>
        <w:rPr>
          <w:noProof/>
          <w:lang w:eastAsia="de-DE"/>
        </w:rPr>
        <w:drawing>
          <wp:inline distT="0" distB="0" distL="0" distR="0" wp14:anchorId="189C3836" wp14:editId="3C253FDE">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3">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3" w:name="_Ref381894235"/>
      <w:bookmarkStart w:id="54" w:name="_Toc387003413"/>
      <w:r>
        <w:t xml:space="preserve">Abb. </w:t>
      </w:r>
      <w:fldSimple w:instr=" SEQ Abb. \* ARABIC ">
        <w:r w:rsidR="000F51A0">
          <w:rPr>
            <w:noProof/>
          </w:rPr>
          <w:t>11</w:t>
        </w:r>
      </w:fldSimple>
      <w:bookmarkEnd w:id="53"/>
      <w:r>
        <w:t xml:space="preserve">: </w:t>
      </w:r>
      <w:proofErr w:type="spellStart"/>
      <w:r>
        <w:t>Nao</w:t>
      </w:r>
      <w:proofErr w:type="spellEnd"/>
      <w:r>
        <w:t xml:space="preserve"> Bibliothek </w:t>
      </w:r>
      <w:commentRangeStart w:id="55"/>
      <w:r>
        <w:t>nutzen</w:t>
      </w:r>
      <w:commentRangeEnd w:id="55"/>
      <w:r w:rsidR="005E1DDC">
        <w:rPr>
          <w:rStyle w:val="Kommentarzeichen"/>
          <w:b w:val="0"/>
          <w:bCs w:val="0"/>
        </w:rPr>
        <w:commentReference w:id="55"/>
      </w:r>
      <w:bookmarkEnd w:id="54"/>
    </w:p>
    <w:p w:rsidR="00BB56E7" w:rsidRDefault="00D4666D" w:rsidP="00BB56E7">
      <w:proofErr w:type="spellStart"/>
      <w:r>
        <w:t>TextToSpeechProxy</w:t>
      </w:r>
      <w:proofErr w:type="spellEnd"/>
      <w:r>
        <w:t xml:space="preserve"> ist eines der </w:t>
      </w:r>
      <w:r w:rsidR="00931235">
        <w:t>Klasse</w:t>
      </w:r>
      <w:r>
        <w:t xml:space="preserve">, die in den Bibliotheken integriert sind und ermöglicht es Texte zu definieren, die </w:t>
      </w:r>
      <w:proofErr w:type="spellStart"/>
      <w:r>
        <w:t>Nao</w:t>
      </w:r>
      <w:proofErr w:type="spellEnd"/>
      <w:r>
        <w:t xml:space="preserve"> bei Ausführung des Codes spricht. Andere</w:t>
      </w:r>
      <w:r w:rsidR="00931235">
        <w:t xml:space="preserve"> Klassen</w:t>
      </w:r>
      <w:r>
        <w:t xml:space="preserve"> sind </w:t>
      </w:r>
      <w:proofErr w:type="spellStart"/>
      <w:r w:rsidRPr="00543B69">
        <w:t>MotionProxy</w:t>
      </w:r>
      <w:proofErr w:type="spellEnd"/>
      <w:r w:rsidR="00931235">
        <w:t xml:space="preserve"> für frei zu definierende Bewegungen mittels Winkelangabe in </w:t>
      </w:r>
      <w:proofErr w:type="spellStart"/>
      <w:r w:rsidR="00931235">
        <w:t>Randiant</w:t>
      </w:r>
      <w:proofErr w:type="spellEnd"/>
      <w:r w:rsidR="00931235">
        <w:t xml:space="preserve"> und</w:t>
      </w:r>
      <w:r>
        <w:t xml:space="preserve"> </w:t>
      </w:r>
      <w:proofErr w:type="spellStart"/>
      <w:r w:rsidRPr="00543B69">
        <w:t>RobotPostureProxy</w:t>
      </w:r>
      <w:proofErr w:type="spellEnd"/>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DF2800" w:rsidRPr="00BB56E7" w:rsidRDefault="000535EE" w:rsidP="00BB56E7">
      <w:r>
        <w:t>Des Weiteren gibt es bereits vordefinierte Methode</w:t>
      </w:r>
      <w:r w:rsidR="0048760E">
        <w:t>n</w:t>
      </w:r>
      <w:r>
        <w:t xml:space="preserve"> wie </w:t>
      </w:r>
      <w:r w:rsidR="0048760E">
        <w:t xml:space="preserve">z. B. die Methode </w:t>
      </w:r>
      <w:proofErr w:type="spellStart"/>
      <w:r>
        <w:t>say</w:t>
      </w:r>
      <w:proofErr w:type="spellEnd"/>
      <w:r>
        <w:t xml:space="preserve">() </w:t>
      </w:r>
      <w:r w:rsidR="0048760E">
        <w:t>von</w:t>
      </w:r>
      <w:r>
        <w:t xml:space="preserve"> der Klasse </w:t>
      </w:r>
      <w:proofErr w:type="spellStart"/>
      <w:r>
        <w:t>TextToSpeechProxy</w:t>
      </w:r>
      <w:proofErr w:type="spellEnd"/>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Methoden- und die weitere Abarbeitung parallel.</w:t>
      </w:r>
      <w:r w:rsidR="006F07B8">
        <w:t xml:space="preserve"> Am meisten ist der Unterschied bei lang andauernden Bewegungen spürbar. In unserem konkreten Fall werden für die </w:t>
      </w:r>
      <w:proofErr w:type="spellStart"/>
      <w:r w:rsidR="006F07B8">
        <w:t>Nao</w:t>
      </w:r>
      <w:proofErr w:type="spellEnd"/>
      <w:r w:rsidR="006F07B8">
        <w:t>-Bewegungen beide Varianten benutzt, wobei auf die Details im weiteren Verlauf eingegangen wird.</w:t>
      </w:r>
    </w:p>
    <w:p w:rsidR="00847E0D" w:rsidRDefault="00847E0D">
      <w:pPr>
        <w:pStyle w:val="berschrift3"/>
      </w:pPr>
      <w:bookmarkStart w:id="56" w:name="_Toc387003448"/>
      <w:r>
        <w:t xml:space="preserve">Andere </w:t>
      </w:r>
      <w:proofErr w:type="spellStart"/>
      <w:r>
        <w:t>humanoide</w:t>
      </w:r>
      <w:proofErr w:type="spellEnd"/>
      <w:r>
        <w:t xml:space="preserve"> Roboter</w:t>
      </w:r>
      <w:bookmarkEnd w:id="56"/>
    </w:p>
    <w:p w:rsidR="00847E0D" w:rsidRPr="00847E0D" w:rsidRDefault="00847E0D" w:rsidP="00847E0D">
      <w:r>
        <w:t xml:space="preserve">Neben dem Roboter </w:t>
      </w:r>
      <w:proofErr w:type="spellStart"/>
      <w:r>
        <w:t>Nao</w:t>
      </w:r>
      <w:proofErr w:type="spellEnd"/>
      <w:r>
        <w:t xml:space="preserve"> gibt es auch andere </w:t>
      </w:r>
      <w:proofErr w:type="spellStart"/>
      <w:r>
        <w:t>humanoide</w:t>
      </w:r>
      <w:proofErr w:type="spellEnd"/>
      <w:r>
        <w:t xml:space="preserve"> Roboter, wie beispielsweise den Roboter Romeo, der ebenfalls von der Firma Aldebaran </w:t>
      </w:r>
      <w:proofErr w:type="spellStart"/>
      <w:r>
        <w:t>Robotics</w:t>
      </w:r>
      <w:proofErr w:type="spellEnd"/>
      <w:r>
        <w:t xml:space="preserve"> hergestellt wird und den bereits genannten Eigenentwicklungen einiger wissenschaftlichen Institute. Da während der Ausarbeitung lediglich mit dem Roboter </w:t>
      </w:r>
      <w:proofErr w:type="spellStart"/>
      <w:r>
        <w:t>Nao</w:t>
      </w:r>
      <w:proofErr w:type="spellEnd"/>
      <w:r>
        <w:t xml:space="preserve"> gearbeitet wurde, werden die anderen </w:t>
      </w:r>
      <w:proofErr w:type="spellStart"/>
      <w:r>
        <w:t>humanoiden</w:t>
      </w:r>
      <w:proofErr w:type="spellEnd"/>
      <w:r>
        <w:t xml:space="preserve"> Roboter nicht weiter betrachtet.</w:t>
      </w:r>
    </w:p>
    <w:p w:rsidR="009A0DFE" w:rsidRDefault="00E9309A" w:rsidP="009A0DFE">
      <w:pPr>
        <w:pStyle w:val="berschrift2"/>
      </w:pPr>
      <w:bookmarkStart w:id="57" w:name="_Toc387003449"/>
      <w:commentRangeStart w:id="58"/>
      <w:r>
        <w:lastRenderedPageBreak/>
        <w:t>Entwicklungsumgebung</w:t>
      </w:r>
      <w:commentRangeEnd w:id="58"/>
      <w:r w:rsidR="005E1DDC">
        <w:rPr>
          <w:rStyle w:val="Kommentarzeichen"/>
          <w:rFonts w:eastAsia="Times New Roman"/>
          <w:b w:val="0"/>
          <w:bCs w:val="0"/>
          <w:color w:val="auto"/>
        </w:rPr>
        <w:commentReference w:id="58"/>
      </w:r>
      <w:bookmarkEnd w:id="57"/>
    </w:p>
    <w:p w:rsidR="009A0DFE" w:rsidRDefault="009A0DFE" w:rsidP="009A0DFE">
      <w:r>
        <w:t xml:space="preserve">Microsoft empfiehlt die Nutzung von C++, C# oder Visual Basic für die Kinect, da es für diese Programmiersprachen vorgefertigte Klassen im SDK gibt, auf welche man zurückgreifen kann. Für den Roboter </w:t>
      </w:r>
      <w:proofErr w:type="spellStart"/>
      <w:r>
        <w:t>Nao</w:t>
      </w:r>
      <w:proofErr w:type="spellEnd"/>
      <w:r>
        <w:t xml:space="preserve"> </w:t>
      </w:r>
      <w:r w:rsidR="009A71A3">
        <w:t xml:space="preserve">kann man </w:t>
      </w:r>
      <w:r w:rsidR="005E1DDC">
        <w:t>neben C++ u</w:t>
      </w:r>
      <w:r w:rsidR="00931235">
        <w:t xml:space="preserve">nd Python </w:t>
      </w:r>
      <w:r w:rsidR="00887880">
        <w:t>ebenfalls C# nutzen.</w:t>
      </w:r>
    </w:p>
    <w:p w:rsidR="00942CB8" w:rsidRDefault="00F2309A" w:rsidP="0080399A">
      <w:r>
        <w:t>Da</w:t>
      </w:r>
      <w:r w:rsidR="009A0DFE">
        <w:t xml:space="preserve"> sowohl die Kinect, als auch der </w:t>
      </w:r>
      <w:proofErr w:type="spellStart"/>
      <w:r w:rsidR="009A0DFE">
        <w:t>Nao</w:t>
      </w:r>
      <w:proofErr w:type="spellEnd"/>
      <w:r w:rsidR="009A0DFE">
        <w:t xml:space="preserve"> mit C# arbeiten (können), ist auch die Anwendung in C# programmiert. So ist es möglich, dem </w:t>
      </w:r>
      <w:proofErr w:type="spellStart"/>
      <w:r w:rsidR="009A0DFE">
        <w:t>Nao</w:t>
      </w:r>
      <w:proofErr w:type="spellEnd"/>
      <w:r w:rsidR="009A0DFE">
        <w:t xml:space="preserve"> </w:t>
      </w:r>
      <w:r w:rsidR="009A71A3">
        <w:t xml:space="preserve">die </w:t>
      </w:r>
      <w:r w:rsidR="009A0DFE">
        <w:t xml:space="preserve">Daten zur Ausführung zu senden und hat diese dann im gleichen Format vorliegen, wie sie später von der Kinect aufgezeichnet und an die Anwendung gesendet werden. Es ist also keine </w:t>
      </w:r>
      <w:proofErr w:type="spellStart"/>
      <w:r w:rsidR="009A0DFE">
        <w:t>Konven</w:t>
      </w:r>
      <w:r w:rsidR="0080399A">
        <w:t>tierung</w:t>
      </w:r>
      <w:proofErr w:type="spellEnd"/>
      <w:r w:rsidR="0080399A">
        <w:t xml:space="preserve"> </w:t>
      </w:r>
      <w:r w:rsidR="000765EE">
        <w:t xml:space="preserve">der Daten </w:t>
      </w:r>
      <w:r w:rsidR="0080399A">
        <w:t>im Programm mehr nötig.</w:t>
      </w:r>
    </w:p>
    <w:p w:rsidR="009A71A3" w:rsidRPr="0080399A"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w:t>
      </w:r>
      <w:proofErr w:type="spellStart"/>
      <w:r w:rsidR="00CC3CED">
        <w:t>Map</w:t>
      </w:r>
      <w:proofErr w:type="spellEnd"/>
      <w:r w:rsidR="00CC3CED">
        <w:t xml:space="preserve">, um den Code und die Interaktionen der Programmteile schematisch zu betrachten. </w:t>
      </w:r>
    </w:p>
    <w:p w:rsidR="00C73DC2" w:rsidRDefault="0080399A" w:rsidP="00C73DC2">
      <w:pPr>
        <w:pStyle w:val="berschrift2"/>
      </w:pPr>
      <w:bookmarkStart w:id="59" w:name="_Toc387003450"/>
      <w:r>
        <w:t>Threads</w:t>
      </w:r>
      <w:bookmarkEnd w:id="59"/>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lastRenderedPageBreak/>
        <w:drawing>
          <wp:inline distT="0" distB="0" distL="0" distR="0" wp14:anchorId="7C0FEFBA" wp14:editId="0A6CA8BC">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60" w:name="_Ref386470588"/>
      <w:bookmarkStart w:id="61" w:name="_Toc387003414"/>
      <w:r>
        <w:t xml:space="preserve">Abb. </w:t>
      </w:r>
      <w:fldSimple w:instr=" SEQ Abb. \* ARABIC ">
        <w:r w:rsidR="000F51A0">
          <w:rPr>
            <w:noProof/>
          </w:rPr>
          <w:t>12</w:t>
        </w:r>
      </w:fldSimple>
      <w:bookmarkEnd w:id="60"/>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61"/>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„Bei einem Ein-Prozessor-System sind das quasi-parallel ablaufende Steuerflüsse innerhalb eines Programms“. Sie werden häufig auch als leichtgewichtige Prozesse („</w:t>
      </w:r>
      <w:proofErr w:type="spellStart"/>
      <w:r w:rsidR="00B417DA">
        <w:t>lightweight</w:t>
      </w:r>
      <w:proofErr w:type="spellEnd"/>
      <w:r w:rsidR="00B417DA">
        <w:t xml:space="preserve"> </w:t>
      </w:r>
      <w:proofErr w:type="spellStart"/>
      <w:r w:rsidR="00B417DA">
        <w:t>process</w:t>
      </w:r>
      <w:proofErr w:type="spellEnd"/>
      <w:r w:rsidR="00B417DA">
        <w:t xml:space="preserve">“) bezeichnet, wobei jeder </w:t>
      </w:r>
      <w:r w:rsidR="002873AA">
        <w:t xml:space="preserve">dieser Threads </w:t>
      </w:r>
      <w:r w:rsidR="00B417DA">
        <w:t xml:space="preserve">seinen eigenen Programmzähler (PC von engl. </w:t>
      </w:r>
      <w:proofErr w:type="spellStart"/>
      <w:r w:rsidR="00B417DA">
        <w:t>progamm</w:t>
      </w:r>
      <w:proofErr w:type="spellEnd"/>
      <w:r w:rsidR="00B417DA">
        <w:t xml:space="preserve"> </w:t>
      </w:r>
      <w:proofErr w:type="spellStart"/>
      <w:r w:rsidR="00B417DA">
        <w:t>counter</w:t>
      </w:r>
      <w:proofErr w:type="spellEnd"/>
      <w:r w:rsidR="00B417DA">
        <w:t>),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w:t>
      </w:r>
      <w:proofErr w:type="gramStart"/>
      <w:r w:rsidR="00B417DA">
        <w:t>statische</w:t>
      </w:r>
      <w:proofErr w:type="gramEnd"/>
      <w:r w:rsidR="00B417DA">
        <w:t xml:space="preserve"> Variablen ebenfalls kommunizieren. </w:t>
      </w:r>
    </w:p>
    <w:p w:rsidR="00B417DA" w:rsidRDefault="00B417DA" w:rsidP="00B417DA">
      <w:pPr>
        <w:keepNext/>
      </w:pPr>
      <w:r>
        <w:rPr>
          <w:noProof/>
          <w:lang w:eastAsia="de-DE"/>
        </w:rPr>
        <w:lastRenderedPageBreak/>
        <w:drawing>
          <wp:inline distT="0" distB="0" distL="0" distR="0" wp14:anchorId="0591F903" wp14:editId="4C0A8ADB">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2" w:name="_Ref386470208"/>
      <w:bookmarkStart w:id="63" w:name="_Toc387003415"/>
      <w:r>
        <w:t xml:space="preserve">Abb. </w:t>
      </w:r>
      <w:fldSimple w:instr=" SEQ Abb. \* ARABIC ">
        <w:r w:rsidR="000F51A0">
          <w:rPr>
            <w:noProof/>
          </w:rPr>
          <w:t>13</w:t>
        </w:r>
      </w:fldSimple>
      <w:bookmarkEnd w:id="62"/>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3"/>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4B7DD830" wp14:editId="35DB811B">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4" w:name="_Toc387003416"/>
      <w:r>
        <w:t xml:space="preserve">Abb. </w:t>
      </w:r>
      <w:fldSimple w:instr=" SEQ Abb. \* ARABIC ">
        <w:r w:rsidR="000F51A0">
          <w:rPr>
            <w:noProof/>
          </w:rPr>
          <w:t>14</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4"/>
    </w:p>
    <w:p w:rsidR="0080399A" w:rsidRPr="00E9309A" w:rsidRDefault="00B417DA" w:rsidP="00B417DA">
      <w:r>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5" w:name="_Toc387003451"/>
      <w:commentRangeStart w:id="66"/>
      <w:r>
        <w:lastRenderedPageBreak/>
        <w:t>Konzeption/Planung</w:t>
      </w:r>
      <w:commentRangeEnd w:id="66"/>
      <w:r w:rsidR="002F647E">
        <w:rPr>
          <w:rStyle w:val="Kommentarzeichen"/>
          <w:rFonts w:eastAsia="Times New Roman"/>
          <w:b w:val="0"/>
          <w:bCs w:val="0"/>
          <w:color w:val="auto"/>
        </w:rPr>
        <w:commentReference w:id="66"/>
      </w:r>
      <w:bookmarkEnd w:id="65"/>
    </w:p>
    <w:p w:rsidR="00960236" w:rsidRDefault="009A0DFE" w:rsidP="009A0DFE">
      <w:r>
        <w:t xml:space="preserve">Zu Beginn wird die Entwicklungsumgebung eingerichtet, inklusive der SDKs </w:t>
      </w:r>
      <w:r w:rsidR="00960236">
        <w:t>von</w:t>
      </w:r>
      <w:r>
        <w:t xml:space="preserve"> Kinect und </w:t>
      </w:r>
      <w:proofErr w:type="spellStart"/>
      <w:r>
        <w:t>Nao</w:t>
      </w:r>
      <w:proofErr w:type="spellEnd"/>
      <w:r>
        <w:t xml:space="preserve">. Dann werden dem </w:t>
      </w:r>
      <w:proofErr w:type="spellStart"/>
      <w:r>
        <w:t>Nao</w:t>
      </w:r>
      <w:proofErr w:type="spellEnd"/>
      <w:r>
        <w:t xml:space="preserve"> ei</w:t>
      </w:r>
      <w:r w:rsidR="00960236">
        <w:t xml:space="preserve">nige Bewegungen einprogrammiert, </w:t>
      </w:r>
      <w:ins w:id="67" w:author="Dennis" w:date="2014-03-16T14:10:00Z">
        <w:r w:rsidR="00C25F49">
          <w:t xml:space="preserve">wobei es sich </w:t>
        </w:r>
      </w:ins>
      <w:r w:rsidR="00960236">
        <w:t xml:space="preserve">zu Beginn </w:t>
      </w:r>
      <w:del w:id="68" w:author="Dennis" w:date="2014-03-16T14:10:00Z">
        <w:r w:rsidR="00960236" w:rsidDel="00C25F49">
          <w:delText>werden dies</w:delText>
        </w:r>
      </w:del>
      <w:ins w:id="69" w:author="Dennis" w:date="2014-03-16T14:10:00Z">
        <w:r w:rsidR="00C25F49">
          <w:t>um</w:t>
        </w:r>
      </w:ins>
      <w:r w:rsidR="00960236">
        <w:t xml:space="preserve"> einfache Bewegungen </w:t>
      </w:r>
      <w:del w:id="70" w:author="Dennis" w:date="2014-03-16T14:10:00Z">
        <w:r w:rsidR="00960236" w:rsidDel="00C25F49">
          <w:delText>sein</w:delText>
        </w:r>
      </w:del>
      <w:ins w:id="71" w:author="Dennis" w:date="2014-03-16T14:10:00Z">
        <w:r w:rsidR="00C25F49">
          <w:t>handelt</w:t>
        </w:r>
      </w:ins>
      <w:r w:rsidR="00960236">
        <w:t>, damit alle Komponenten auf ihre Funktionstüchtigkeit getestet werden können.</w:t>
      </w:r>
      <w:r>
        <w:t xml:space="preserve"> </w:t>
      </w:r>
      <w:del w:id="72" w:author="Dennis" w:date="2014-03-16T14:11:00Z">
        <w:r w:rsidR="00960236" w:rsidDel="00C25F49">
          <w:delText>Es</w:delText>
        </w:r>
        <w:r w:rsidDel="00C25F49">
          <w:delText xml:space="preserve"> </w:delText>
        </w:r>
      </w:del>
      <w:ins w:id="73" w:author="Dennis" w:date="2014-03-16T14:11:00Z">
        <w:r w:rsidR="00C25F49">
          <w:t xml:space="preserve">Außerdem </w:t>
        </w:r>
      </w:ins>
      <w:r>
        <w:t xml:space="preserve">sollen </w:t>
      </w:r>
      <w:del w:id="74" w:author="Dennis" w:date="2014-03-16T14:11:00Z">
        <w:r w:rsidDel="00C25F49">
          <w:delText xml:space="preserve">auch </w:delText>
        </w:r>
      </w:del>
      <w:r>
        <w:t xml:space="preserve">die entsprechenden Winkel </w:t>
      </w:r>
      <w:ins w:id="75" w:author="Dennis" w:date="2014-03-16T14:11:00Z">
        <w:r w:rsidR="00C25F49">
          <w:t xml:space="preserve">der durchgeführten Bewegung </w:t>
        </w:r>
      </w:ins>
      <w:del w:id="76" w:author="Dennis" w:date="2014-03-16T14:11:00Z">
        <w:r w:rsidDel="00C25F49">
          <w:delText xml:space="preserve">berechnet </w:delText>
        </w:r>
      </w:del>
      <w:ins w:id="77" w:author="Dennis" w:date="2014-03-16T14:11:00Z">
        <w:r w:rsidR="00C25F49">
          <w:t xml:space="preserve">ausgelesen </w:t>
        </w:r>
      </w:ins>
      <w:r>
        <w:t>und an eine Klasse übermittelt werden</w:t>
      </w:r>
      <w:del w:id="78" w:author="Dennis" w:date="2014-03-16T14:12:00Z">
        <w:r w:rsidR="00960236" w:rsidDel="00C25F49">
          <w:delText xml:space="preserve">, </w:delText>
        </w:r>
      </w:del>
      <w:ins w:id="79" w:author="Dennis" w:date="2014-03-16T14:12:00Z">
        <w:r w:rsidR="00C25F49">
          <w:t xml:space="preserve">. </w:t>
        </w:r>
      </w:ins>
      <w:del w:id="80" w:author="Dennis" w:date="2014-03-16T14:12:00Z">
        <w:r w:rsidR="00960236" w:rsidDel="00C25F49">
          <w:delText>die diese mit den Winkeln, die die Kinect sendet, vergleicht</w:delText>
        </w:r>
        <w:r w:rsidDel="00C25F49">
          <w:delText>.</w:delText>
        </w:r>
      </w:del>
      <w:ins w:id="81" w:author="Dennis" w:date="2014-03-16T14:12:00Z">
        <w:r w:rsidR="00C25F49">
          <w:t xml:space="preserve">Diese Klasse ist dann auch dafür zuständig, dass die Winkel der </w:t>
        </w:r>
        <w:proofErr w:type="spellStart"/>
        <w:r w:rsidR="00C25F49">
          <w:t>Nao</w:t>
        </w:r>
        <w:proofErr w:type="spellEnd"/>
        <w:r w:rsidR="00C25F49">
          <w:t>-Bewegung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2" w:author="Dennis" w:date="2014-03-16T14:19:00Z">
        <w:r w:rsidDel="005C2AEB">
          <w:delText xml:space="preserve">Dabei </w:delText>
        </w:r>
        <w:r w:rsidR="00960236" w:rsidDel="005C2AEB">
          <w:delText>sollen</w:delText>
        </w:r>
      </w:del>
      <w:ins w:id="83" w:author="Dennis" w:date="2014-03-16T14:19:00Z">
        <w:r w:rsidR="005C2AEB">
          <w:t>Zunächst werden lediglich</w:t>
        </w:r>
      </w:ins>
      <w:r w:rsidR="00960236">
        <w:t xml:space="preserve"> di</w:t>
      </w:r>
      <w:r>
        <w:t xml:space="preserve">e Winkel </w:t>
      </w:r>
      <w:del w:id="84" w:author="Dennis" w:date="2014-03-16T14:19:00Z">
        <w:r w:rsidR="00960236" w:rsidDel="005C2AEB">
          <w:delText xml:space="preserve">erstmal nur </w:delText>
        </w:r>
        <w:r w:rsidDel="005C2AEB">
          <w:delText>zu Beginn</w:delText>
        </w:r>
      </w:del>
      <w:ins w:id="85" w:author="Dennis" w:date="2014-03-16T14:19:00Z">
        <w:r w:rsidR="005C2AEB">
          <w:t>des Starts</w:t>
        </w:r>
      </w:ins>
      <w:r>
        <w:t xml:space="preserve"> und Ende</w:t>
      </w:r>
      <w:ins w:id="86" w:author="Dennis" w:date="2014-03-16T14:20:00Z">
        <w:r w:rsidR="005C2AEB">
          <w:t>s</w:t>
        </w:r>
      </w:ins>
      <w:r>
        <w:t xml:space="preserve"> der </w:t>
      </w:r>
      <w:ins w:id="87" w:author="Dennis" w:date="2014-03-16T14:20:00Z">
        <w:r w:rsidR="005C2AEB">
          <w:t>Benutzer-</w:t>
        </w:r>
      </w:ins>
      <w:r>
        <w:t xml:space="preserve">Bewegung gemessen und </w:t>
      </w:r>
      <w:ins w:id="88" w:author="Dennis" w:date="2014-03-16T14:20:00Z">
        <w:r w:rsidR="005C2AEB">
          <w:t xml:space="preserve">mit den gespeicherten Werten des </w:t>
        </w:r>
        <w:proofErr w:type="spellStart"/>
        <w:r w:rsidR="005C2AEB">
          <w:t>Naos</w:t>
        </w:r>
        <w:proofErr w:type="spellEnd"/>
        <w:r w:rsidR="005C2AEB">
          <w:t xml:space="preserve"> </w:t>
        </w:r>
      </w:ins>
      <w:r>
        <w:t>verglichen</w:t>
      </w:r>
      <w:del w:id="89" w:author="Dennis" w:date="2014-03-16T14:21:00Z">
        <w:r w:rsidR="00960236" w:rsidDel="005C2AEB">
          <w:delText xml:space="preserve"> werden</w:delText>
        </w:r>
      </w:del>
      <w:r w:rsidR="00960236">
        <w:t xml:space="preserve">. Sofern dieser Mechanismus funktioniert sollen die </w:t>
      </w:r>
      <w:ins w:id="90" w:author="Dennis" w:date="2014-03-16T14:22:00Z">
        <w:r w:rsidR="005C2AEB">
          <w:t xml:space="preserve">Winkel der </w:t>
        </w:r>
      </w:ins>
      <w:r w:rsidR="00960236">
        <w:t xml:space="preserve">Bewegungen </w:t>
      </w:r>
      <w:del w:id="91" w:author="Dennis" w:date="2014-03-16T14:19:00Z">
        <w:r w:rsidR="00960236" w:rsidDel="005C2AEB">
          <w:delText xml:space="preserve">komplizierter und umfangreicher werden und auch </w:delText>
        </w:r>
      </w:del>
      <w:del w:id="92" w:author="Dennis" w:date="2014-03-16T14:22:00Z">
        <w:r w:rsidR="00960236" w:rsidDel="005C2AEB">
          <w:delText>mit verschiedenen</w:delText>
        </w:r>
      </w:del>
      <w:ins w:id="93"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4" w:author="Dennis" w:date="2014-03-16T15:31:00Z">
        <w:r w:rsidDel="004412C5">
          <w:delText xml:space="preserve">als wie gut </w:delText>
        </w:r>
      </w:del>
      <w:ins w:id="95"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6" w:name="_Toc387003452"/>
      <w:r>
        <w:lastRenderedPageBreak/>
        <w:t>Umsetzung</w:t>
      </w:r>
      <w:bookmarkEnd w:id="96"/>
    </w:p>
    <w:p w:rsidR="00DB0376" w:rsidRPr="00DB0376" w:rsidRDefault="00DB0376" w:rsidP="00DB0376">
      <w:r>
        <w:t xml:space="preserve">In diesem Kapitel wird auf die komplette Entwicklung eingegangen. Im ersten Unterkapitel wird die Struktur des kompletten Programms erläutern. Da die Struktur sich größtenteils in zwei Teilgebiete einordnen lässt, wird in den beiden darauffolgenden Unterpunkten die </w:t>
      </w:r>
      <w:proofErr w:type="spellStart"/>
      <w:r>
        <w:t>Nao</w:t>
      </w:r>
      <w:proofErr w:type="spellEnd"/>
      <w:r>
        <w:t>- und Kinect-Programmierung erläutert. Danach werden die Themen GUI und Test beschrieben.</w:t>
      </w:r>
    </w:p>
    <w:p w:rsidR="00FB03C2" w:rsidRDefault="00FB03C2" w:rsidP="00FB03C2">
      <w:pPr>
        <w:pStyle w:val="berschrift2"/>
      </w:pPr>
      <w:bookmarkStart w:id="97" w:name="_Toc387003453"/>
      <w:r>
        <w:t>Programm</w:t>
      </w:r>
      <w:r w:rsidR="00DB0376">
        <w:t>struktur</w:t>
      </w:r>
      <w:r w:rsidR="00ED3440">
        <w:t xml:space="preserve"> / Architektur</w:t>
      </w:r>
      <w:r w:rsidR="00F7001A">
        <w:t xml:space="preserve"> - Dennis</w:t>
      </w:r>
      <w:bookmarkEnd w:id="97"/>
    </w:p>
    <w:p w:rsidR="00EA47A3" w:rsidRDefault="00823854" w:rsidP="00823854">
      <w:r>
        <w:t xml:space="preserve">Das Spiel </w:t>
      </w:r>
      <w:proofErr w:type="spellStart"/>
      <w:r w:rsidR="00EA47A3" w:rsidRPr="004C42B6">
        <w:rPr>
          <w:i/>
        </w:rPr>
        <w:t>SpielNaoKinect</w:t>
      </w:r>
      <w:proofErr w:type="spellEnd"/>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proofErr w:type="spellStart"/>
      <w:r>
        <w:t>Map</w:t>
      </w:r>
      <w:proofErr w:type="spellEnd"/>
      <w:r>
        <w:t xml:space="preserve">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98"/>
      <w:r w:rsidR="00EA47A3">
        <w:t xml:space="preserve"> Variablen und Methoden</w:t>
      </w:r>
      <w:commentRangeEnd w:id="98"/>
      <w:r w:rsidR="00EA47A3">
        <w:rPr>
          <w:rStyle w:val="Kommentarzeichen"/>
        </w:rPr>
        <w:commentReference w:id="98"/>
      </w:r>
      <w:r w:rsidR="00EA47A3">
        <w:t xml:space="preserve"> sichtbar sind.</w:t>
      </w:r>
    </w:p>
    <w:p w:rsidR="00D5359F" w:rsidRDefault="00EA47A3" w:rsidP="00D5359F">
      <w:pPr>
        <w:keepNext/>
      </w:pPr>
      <w:r>
        <w:rPr>
          <w:noProof/>
          <w:lang w:eastAsia="de-DE"/>
        </w:rPr>
        <w:drawing>
          <wp:inline distT="0" distB="0" distL="0" distR="0" wp14:anchorId="40F4B037" wp14:editId="06190BCB">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CC3CED">
      <w:pPr>
        <w:pStyle w:val="Beschriftung"/>
        <w:jc w:val="center"/>
      </w:pPr>
      <w:bookmarkStart w:id="99" w:name="_Ref386027265"/>
      <w:bookmarkStart w:id="100" w:name="_Toc387003417"/>
      <w:commentRangeStart w:id="101"/>
      <w:r>
        <w:t xml:space="preserve">Abb. </w:t>
      </w:r>
      <w:fldSimple w:instr=" SEQ Abb. \* ARABIC ">
        <w:r w:rsidR="000F51A0">
          <w:rPr>
            <w:noProof/>
          </w:rPr>
          <w:t>15</w:t>
        </w:r>
      </w:fldSimple>
      <w:bookmarkEnd w:id="99"/>
      <w:r>
        <w:t xml:space="preserve">: Code </w:t>
      </w:r>
      <w:proofErr w:type="spellStart"/>
      <w:r>
        <w:t>Map</w:t>
      </w:r>
      <w:commentRangeEnd w:id="101"/>
      <w:proofErr w:type="spellEnd"/>
      <w:r w:rsidR="002C1642">
        <w:rPr>
          <w:rStyle w:val="Kommentarzeichen"/>
          <w:b w:val="0"/>
          <w:bCs w:val="0"/>
        </w:rPr>
        <w:commentReference w:id="101"/>
      </w:r>
      <w:bookmarkEnd w:id="100"/>
    </w:p>
    <w:p w:rsidR="00A454F1" w:rsidRPr="00A454F1" w:rsidRDefault="00A454F1" w:rsidP="00823854">
      <w:pPr>
        <w:rPr>
          <w:b/>
        </w:rPr>
      </w:pPr>
      <w:proofErr w:type="spellStart"/>
      <w:r w:rsidRPr="004C42B6">
        <w:rPr>
          <w:b/>
          <w:i/>
        </w:rPr>
        <w:t>MainWindow</w:t>
      </w:r>
      <w:proofErr w:type="spellEnd"/>
      <w:r w:rsidRPr="00A454F1">
        <w:rPr>
          <w:b/>
        </w:rPr>
        <w:t>:</w:t>
      </w:r>
    </w:p>
    <w:p w:rsidR="00A454F1" w:rsidRDefault="00A454F1" w:rsidP="00823854">
      <w:r>
        <w:t xml:space="preserve">Die Klasse </w:t>
      </w:r>
      <w:proofErr w:type="spellStart"/>
      <w:r w:rsidRPr="004C42B6">
        <w:rPr>
          <w:i/>
        </w:rPr>
        <w:t>MainWindow</w:t>
      </w:r>
      <w:proofErr w:type="spellEnd"/>
      <w:r>
        <w:t xml:space="preserve"> ist der Einstiegspunkt des Programms und für die visuelle Darstellung </w:t>
      </w:r>
      <w:r w:rsidR="004F7673">
        <w:t>der Anwendung</w:t>
      </w:r>
      <w:r>
        <w:t xml:space="preserve"> zuständig. Außerdem dient die Klasse als Brücke für den Kinect- und </w:t>
      </w:r>
      <w:proofErr w:type="spellStart"/>
      <w:r>
        <w:t>Nao</w:t>
      </w:r>
      <w:proofErr w:type="spellEnd"/>
      <w:r>
        <w:t xml:space="preserve">-Teil.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proofErr w:type="spellStart"/>
      <w:r w:rsidR="005545D8" w:rsidRPr="004C42B6">
        <w:rPr>
          <w:i/>
        </w:rPr>
        <w:t>Init</w:t>
      </w:r>
      <w:proofErr w:type="spellEnd"/>
      <w:r w:rsidR="005545D8">
        <w:t xml:space="preserve"> initialisiert. </w:t>
      </w:r>
      <w:r w:rsidR="008D3C53">
        <w:t xml:space="preserve">Außerdem wird die Methode Initialisierung </w:t>
      </w:r>
      <w:r w:rsidR="005545D8">
        <w:t xml:space="preserve">von der Klasse </w:t>
      </w:r>
      <w:proofErr w:type="spellStart"/>
      <w:r w:rsidR="005545D8" w:rsidRPr="004C42B6">
        <w:rPr>
          <w:i/>
        </w:rPr>
        <w:t>Init</w:t>
      </w:r>
      <w:proofErr w:type="spellEnd"/>
      <w:r w:rsidR="005545D8">
        <w:t xml:space="preserve"> </w:t>
      </w:r>
      <w:r w:rsidR="008D3C53">
        <w:t xml:space="preserve">aufgerufen. Bei diesem Aufruf </w:t>
      </w:r>
      <w:proofErr w:type="gramStart"/>
      <w:r w:rsidR="008D3C53">
        <w:t>wird</w:t>
      </w:r>
      <w:proofErr w:type="gramEnd"/>
      <w:r w:rsidR="008D3C53">
        <w:t xml:space="preserve"> die IP-Adresse und der Port vom </w:t>
      </w:r>
      <w:proofErr w:type="spellStart"/>
      <w:r w:rsidR="008D3C53">
        <w:t>Nao</w:t>
      </w:r>
      <w:proofErr w:type="spellEnd"/>
      <w:r w:rsidR="008D3C53">
        <w:t xml:space="preserve"> </w:t>
      </w:r>
      <w:r w:rsidR="00964DB4">
        <w:t>übergeben</w:t>
      </w:r>
      <w:r w:rsidR="008D3C53">
        <w:t>.</w:t>
      </w:r>
      <w:r w:rsidR="00964DB4">
        <w:t xml:space="preserve"> Die IP-Adresse und der Port sind hart im Code verankert</w:t>
      </w:r>
      <w:r w:rsidR="00E3186E">
        <w:t xml:space="preserve">, </w:t>
      </w:r>
      <w:r w:rsidR="00E3186E">
        <w:lastRenderedPageBreak/>
        <w:t>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proofErr w:type="spellStart"/>
      <w:r w:rsidRPr="002470C8">
        <w:rPr>
          <w:b/>
          <w:i/>
        </w:rPr>
        <w:t>Init</w:t>
      </w:r>
      <w:proofErr w:type="spellEnd"/>
      <w:r w:rsidRPr="00543B69">
        <w:rPr>
          <w:b/>
        </w:rPr>
        <w:t xml:space="preserve"> (</w:t>
      </w:r>
      <w:proofErr w:type="spellStart"/>
      <w:r w:rsidRPr="00543B69">
        <w:rPr>
          <w:b/>
        </w:rPr>
        <w:t>Nao</w:t>
      </w:r>
      <w:proofErr w:type="spellEnd"/>
      <w:r w:rsidRPr="00543B69">
        <w:rPr>
          <w:b/>
        </w:rPr>
        <w:t>-Bereich)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proofErr w:type="spellStart"/>
      <w:r w:rsidR="002470C8" w:rsidRPr="005545D8">
        <w:t>MotionProxy</w:t>
      </w:r>
      <w:r w:rsidR="002470C8">
        <w:t>s</w:t>
      </w:r>
      <w:proofErr w:type="spellEnd"/>
      <w:r w:rsidR="002470C8">
        <w:t xml:space="preserve">, </w:t>
      </w:r>
      <w:proofErr w:type="spellStart"/>
      <w:r w:rsidR="002470C8" w:rsidRPr="005545D8">
        <w:t>RobotPostureProxy</w:t>
      </w:r>
      <w:proofErr w:type="spellEnd"/>
      <w:r w:rsidR="002470C8">
        <w:t xml:space="preserve"> und </w:t>
      </w:r>
      <w:proofErr w:type="spellStart"/>
      <w:r w:rsidR="002470C8" w:rsidRPr="005545D8">
        <w:t>TextToSpeechProxy</w:t>
      </w:r>
      <w:r w:rsidR="002470C8">
        <w:t>s</w:t>
      </w:r>
      <w:proofErr w:type="spellEnd"/>
      <w:r w:rsidR="002470C8">
        <w:t xml:space="preserve">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proofErr w:type="spellStart"/>
      <w:r w:rsidRPr="004C42B6">
        <w:rPr>
          <w:i/>
        </w:rPr>
        <w:t>Bew_Winkel</w:t>
      </w:r>
      <w:proofErr w:type="spellEnd"/>
      <w:r w:rsidR="002470C8">
        <w:rPr>
          <w:i/>
        </w:rPr>
        <w:br/>
      </w:r>
      <w:r w:rsidR="00454C94">
        <w:t xml:space="preserve">Diese Methode wird aufgerufen, wenn </w:t>
      </w:r>
      <w:proofErr w:type="spellStart"/>
      <w:r w:rsidR="00454C94">
        <w:t>Nao</w:t>
      </w:r>
      <w:proofErr w:type="spellEnd"/>
      <w:r w:rsidR="00454C94">
        <w:t xml:space="preserve"> eine Bewegung vorführen soll. Je nach dem ob </w:t>
      </w:r>
      <w:proofErr w:type="spellStart"/>
      <w:r w:rsidR="00454C94">
        <w:t>Nao</w:t>
      </w:r>
      <w:proofErr w:type="spellEnd"/>
      <w:r w:rsidR="00454C94">
        <w:t xml:space="preserve">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proofErr w:type="spellStart"/>
      <w:r w:rsidRPr="004C42B6">
        <w:rPr>
          <w:i/>
        </w:rPr>
        <w:t>Bew_Ausgangsposition</w:t>
      </w:r>
      <w:proofErr w:type="spellEnd"/>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w:t>
      </w:r>
      <w:proofErr w:type="spellStart"/>
      <w:r w:rsidRPr="00543B69">
        <w:rPr>
          <w:b/>
        </w:rPr>
        <w:t>Nao</w:t>
      </w:r>
      <w:proofErr w:type="spellEnd"/>
      <w:r w:rsidRPr="00543B69">
        <w:rPr>
          <w:b/>
        </w:rPr>
        <w:t>-Bereich)</w:t>
      </w:r>
      <w:r>
        <w:rPr>
          <w:b/>
        </w:rPr>
        <w:t>:</w:t>
      </w:r>
    </w:p>
    <w:p w:rsidR="00454C94" w:rsidRDefault="00454C94" w:rsidP="004C42B6">
      <w:r>
        <w:t xml:space="preserve">Diese Klasse hat nur die eine Methode </w:t>
      </w:r>
      <w:r w:rsidRPr="00454C94">
        <w:rPr>
          <w:i/>
        </w:rPr>
        <w:t>Startposition</w:t>
      </w:r>
      <w:r>
        <w:t xml:space="preserve">. In dieser Methode bewegt sich </w:t>
      </w:r>
      <w:proofErr w:type="spellStart"/>
      <w:r>
        <w:t>Nao</w:t>
      </w:r>
      <w:proofErr w:type="spellEnd"/>
      <w:r>
        <w:t xml:space="preserve"> in die Startposition </w:t>
      </w:r>
      <w:proofErr w:type="spellStart"/>
      <w:r>
        <w:t>Stand</w:t>
      </w:r>
      <w:r w:rsidR="00B8581C">
        <w:t>Zero</w:t>
      </w:r>
      <w:proofErr w:type="spellEnd"/>
      <w:r>
        <w:t xml:space="preserve">. Außerdem sagt </w:t>
      </w:r>
      <w:proofErr w:type="spellStart"/>
      <w:r>
        <w:t>Nao</w:t>
      </w:r>
      <w:proofErr w:type="spellEnd"/>
      <w:r>
        <w:t xml:space="preserve">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w:t>
      </w:r>
      <w:proofErr w:type="spellStart"/>
      <w:r w:rsidRPr="00454C94">
        <w:rPr>
          <w:b/>
        </w:rPr>
        <w:t>Nao</w:t>
      </w:r>
      <w:proofErr w:type="spellEnd"/>
      <w:r w:rsidRPr="00454C94">
        <w:rPr>
          <w:b/>
        </w:rPr>
        <w:t>-Bereich):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proofErr w:type="spellStart"/>
      <w:r w:rsidRPr="00B91D27">
        <w:rPr>
          <w:i/>
        </w:rPr>
        <w:t>Init</w:t>
      </w:r>
      <w:proofErr w:type="spellEnd"/>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w:t>
      </w:r>
      <w:proofErr w:type="spellStart"/>
      <w:r>
        <w:t>Nao</w:t>
      </w:r>
      <w:proofErr w:type="spellEnd"/>
      <w:r>
        <w:t xml:space="preserve"> wieder in seine Standardposition </w:t>
      </w:r>
      <w:proofErr w:type="spellStart"/>
      <w:r>
        <w:t>Stand</w:t>
      </w:r>
      <w:r w:rsidR="00B8581C">
        <w:t>Zero</w:t>
      </w:r>
      <w:proofErr w:type="spellEnd"/>
      <w:r>
        <w:t xml:space="preserve">,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 xml:space="preserve">wird eine Bewegung per Zufall ausgewählt und der Roboter führt diese vorgegebene Bewegung mittels des erzeugten </w:t>
      </w:r>
      <w:proofErr w:type="spellStart"/>
      <w:r w:rsidR="003E0308">
        <w:t>MotionProxys</w:t>
      </w:r>
      <w:proofErr w:type="spellEnd"/>
      <w:r w:rsidR="003E0308">
        <w:t xml:space="preserve">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w:t>
      </w:r>
      <w:proofErr w:type="spellStart"/>
      <w:r>
        <w:t>Nao</w:t>
      </w:r>
      <w:proofErr w:type="spellEnd"/>
      <w:r>
        <w:t xml:space="preserve"> nachmachen soll in einer </w:t>
      </w:r>
      <w:proofErr w:type="spellStart"/>
      <w:r>
        <w:t>while</w:t>
      </w:r>
      <w:proofErr w:type="spellEnd"/>
      <w:r>
        <w:t xml:space="preserve">-Schleife zum Einsatz. Die </w:t>
      </w:r>
      <w:proofErr w:type="spellStart"/>
      <w:r>
        <w:t>while</w:t>
      </w:r>
      <w:proofErr w:type="spellEnd"/>
      <w:r>
        <w:t xml:space="preserv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proofErr w:type="spellStart"/>
      <w:r w:rsidRPr="00B64D1A">
        <w:t>Achsel_links_roll</w:t>
      </w:r>
      <w:proofErr w:type="spellEnd"/>
    </w:p>
    <w:p w:rsidR="00B64D1A" w:rsidRDefault="00B64D1A" w:rsidP="00B64D1A">
      <w:pPr>
        <w:pStyle w:val="Listenabsatz"/>
        <w:numPr>
          <w:ilvl w:val="0"/>
          <w:numId w:val="34"/>
        </w:numPr>
      </w:pPr>
      <w:proofErr w:type="spellStart"/>
      <w:r w:rsidRPr="00B64D1A">
        <w:t>Achsel_rechts_roll</w:t>
      </w:r>
      <w:proofErr w:type="spellEnd"/>
    </w:p>
    <w:p w:rsidR="00B64D1A" w:rsidRDefault="00B64D1A" w:rsidP="00B64D1A">
      <w:pPr>
        <w:pStyle w:val="Listenabsatz"/>
        <w:numPr>
          <w:ilvl w:val="0"/>
          <w:numId w:val="34"/>
        </w:numPr>
      </w:pPr>
      <w:proofErr w:type="spellStart"/>
      <w:r w:rsidRPr="00B64D1A">
        <w:t>Achsel_rechts_pitch</w:t>
      </w:r>
      <w:proofErr w:type="spellEnd"/>
    </w:p>
    <w:p w:rsidR="00B64D1A" w:rsidRDefault="00B64D1A" w:rsidP="00B64D1A">
      <w:pPr>
        <w:pStyle w:val="Listenabsatz"/>
        <w:numPr>
          <w:ilvl w:val="0"/>
          <w:numId w:val="34"/>
        </w:numPr>
      </w:pPr>
      <w:proofErr w:type="spellStart"/>
      <w:r w:rsidRPr="00B64D1A">
        <w:t>Achsel_</w:t>
      </w:r>
      <w:r>
        <w:t>links</w:t>
      </w:r>
      <w:r w:rsidRPr="00B64D1A">
        <w:t>_pitch</w:t>
      </w:r>
      <w:proofErr w:type="spellEnd"/>
    </w:p>
    <w:p w:rsidR="00B64D1A" w:rsidRDefault="00B64D1A" w:rsidP="00B64D1A">
      <w:pPr>
        <w:pStyle w:val="Listenabsatz"/>
        <w:numPr>
          <w:ilvl w:val="0"/>
          <w:numId w:val="34"/>
        </w:numPr>
      </w:pPr>
      <w:proofErr w:type="spellStart"/>
      <w:r w:rsidRPr="00B64D1A">
        <w:t>Ellenbogen_rechts_roll</w:t>
      </w:r>
      <w:proofErr w:type="spellEnd"/>
    </w:p>
    <w:p w:rsidR="00B64D1A" w:rsidRDefault="00B64D1A" w:rsidP="00B64D1A">
      <w:pPr>
        <w:pStyle w:val="Listenabsatz"/>
        <w:numPr>
          <w:ilvl w:val="0"/>
          <w:numId w:val="34"/>
        </w:numPr>
      </w:pPr>
      <w:proofErr w:type="spellStart"/>
      <w:r w:rsidRPr="00B64D1A">
        <w:t>Ellenbogen_</w:t>
      </w:r>
      <w:r>
        <w:t>lins</w:t>
      </w:r>
      <w:r w:rsidRPr="00B64D1A">
        <w:t>_roll</w:t>
      </w:r>
      <w:proofErr w:type="spellEnd"/>
    </w:p>
    <w:p w:rsidR="001F7881" w:rsidRPr="00CC7C22" w:rsidRDefault="00B64D1A" w:rsidP="00823854">
      <w:r>
        <w:t xml:space="preserve">In allen Methoden erfolgt zunächst eine Anpassung der übergebenen Kinect-Winkel, sodass die Winkel von dem Spieler und des </w:t>
      </w:r>
      <w:proofErr w:type="spellStart"/>
      <w:r>
        <w:t>Naos</w:t>
      </w:r>
      <w:proofErr w:type="spellEnd"/>
      <w:r>
        <w:t xml:space="preserve"> übereinstimmen. Letztendlich erfolgt der Abgleich, ob die beiden Winkel nahezu identisch sind.</w:t>
      </w:r>
    </w:p>
    <w:p w:rsidR="00F7001A" w:rsidRDefault="00EF180B" w:rsidP="00F7001A">
      <w:pPr>
        <w:pStyle w:val="berschrift3"/>
      </w:pPr>
      <w:bookmarkStart w:id="102" w:name="_Toc387003454"/>
      <w:r>
        <w:t>Programmablauf</w:t>
      </w:r>
      <w:r w:rsidR="00011BF4">
        <w:t xml:space="preserve"> bei</w:t>
      </w:r>
      <w:r>
        <w:t xml:space="preserve"> einer Bewegungsnachahmung</w:t>
      </w:r>
      <w:bookmarkEnd w:id="102"/>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 xml:space="preserve">blauer Farbe ist das Starten eines Threads gekennzeichnet bzw. die Überprüfung ob </w:t>
      </w:r>
      <w:r>
        <w:lastRenderedPageBreak/>
        <w:t>ein Thread fertig ist.</w:t>
      </w:r>
      <w:r w:rsidR="00A64A36">
        <w:t xml:space="preserve"> Sodass ersichtlich ist, was in einem Thread passiert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drawing>
          <wp:inline distT="0" distB="0" distL="0" distR="0" wp14:anchorId="09E62E1C" wp14:editId="5E83A6F6">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103" w:name="_Ref386037800"/>
      <w:bookmarkStart w:id="104" w:name="_Toc387003418"/>
      <w:r>
        <w:t xml:space="preserve">Abb. </w:t>
      </w:r>
      <w:fldSimple w:instr=" SEQ Abb. \* ARABIC ">
        <w:r w:rsidR="000F51A0">
          <w:rPr>
            <w:noProof/>
          </w:rPr>
          <w:t>16</w:t>
        </w:r>
      </w:fldSimple>
      <w:bookmarkEnd w:id="103"/>
      <w:r w:rsidR="00D35612">
        <w:t>: Pro</w:t>
      </w:r>
      <w:r>
        <w:t>g</w:t>
      </w:r>
      <w:r w:rsidR="00D35612">
        <w:t>rammablaufplan – erster Teil</w:t>
      </w:r>
      <w:bookmarkEnd w:id="104"/>
    </w:p>
    <w:p w:rsidR="00040CC7" w:rsidRDefault="007B3FA6" w:rsidP="00543B69">
      <w:r>
        <w:t xml:space="preserve">Wenn ein Spieler eine Bewegung von </w:t>
      </w:r>
      <w:proofErr w:type="spellStart"/>
      <w:r>
        <w:t>Nao</w:t>
      </w:r>
      <w:proofErr w:type="spellEnd"/>
      <w:r>
        <w:t xml:space="preserve"> nachmachen möchte, muss auf der GUI entweder auf den Button „neue Bewegung“ oder „Bewegung </w:t>
      </w:r>
      <w:proofErr w:type="spellStart"/>
      <w:r>
        <w:t>wdh</w:t>
      </w:r>
      <w:proofErr w:type="spellEnd"/>
      <w:r>
        <w:t>.“ geklickt werden. Dieser Klick ist auch gleichzeitig der Start des internen Ablaufs.</w:t>
      </w:r>
      <w:r w:rsidR="006A0B57">
        <w:t xml:space="preserve"> Auf der grafischen Oberfläche des Spiels erscheint nun der Text „</w:t>
      </w:r>
      <w:proofErr w:type="spellStart"/>
      <w:r w:rsidR="006A0B57">
        <w:t>Nao</w:t>
      </w:r>
      <w:proofErr w:type="spellEnd"/>
      <w:r w:rsidR="006A0B57">
        <w:t xml:space="preserve"> macht eine Bewegung“ und alle Butt</w:t>
      </w:r>
      <w:r w:rsidR="00040CC7">
        <w:t>ons sind nicht mehr anklickbar.</w:t>
      </w:r>
      <w:r w:rsidR="000C62D4">
        <w:t xml:space="preserve"> </w:t>
      </w:r>
      <w:r w:rsidR="00A62C61">
        <w:t>Danach werden zwei Threads (</w:t>
      </w:r>
      <w:proofErr w:type="spellStart"/>
      <w:r w:rsidR="00A62C61">
        <w:t>Thread_Bewegung_Nao</w:t>
      </w:r>
      <w:proofErr w:type="spellEnd"/>
      <w:r w:rsidR="00A62C61">
        <w:t xml:space="preserve"> und </w:t>
      </w:r>
      <w:proofErr w:type="spellStart"/>
      <w:r w:rsidR="00A62C61">
        <w:t>Thread_Bewegung_GUI</w:t>
      </w:r>
      <w:proofErr w:type="spellEnd"/>
      <w:r w:rsidR="00A62C61">
        <w:t xml:space="preserve">) </w:t>
      </w:r>
      <w:r w:rsidR="00040CC7">
        <w:t>gestartet.</w:t>
      </w:r>
    </w:p>
    <w:p w:rsidR="00040CC7" w:rsidRDefault="00A62C61" w:rsidP="00543B69">
      <w:r>
        <w:t xml:space="preserve">Im </w:t>
      </w:r>
      <w:proofErr w:type="spellStart"/>
      <w:r>
        <w:t>Thread_Bewegung_Nao</w:t>
      </w:r>
      <w:proofErr w:type="spellEnd"/>
      <w:r>
        <w:t xml:space="preserve"> </w:t>
      </w:r>
      <w:r w:rsidR="00040CC7">
        <w:t xml:space="preserve">wird die Methode </w:t>
      </w:r>
      <w:proofErr w:type="spellStart"/>
      <w:r w:rsidR="00040CC7">
        <w:t>Bew_Winkel</w:t>
      </w:r>
      <w:proofErr w:type="spellEnd"/>
      <w:r w:rsidR="00040CC7">
        <w:t xml:space="preserve">() aus der Klasse </w:t>
      </w:r>
      <w:proofErr w:type="spellStart"/>
      <w:r w:rsidR="00040CC7" w:rsidRPr="00040CC7">
        <w:rPr>
          <w:i/>
        </w:rPr>
        <w:t>Init</w:t>
      </w:r>
      <w:proofErr w:type="spellEnd"/>
      <w:r w:rsidR="00040CC7">
        <w:t xml:space="preserve"> aufgerufen und dann in der Klasse </w:t>
      </w:r>
      <w:r w:rsidR="00040CC7" w:rsidRPr="00040CC7">
        <w:rPr>
          <w:i/>
        </w:rPr>
        <w:t>Bewegung</w:t>
      </w:r>
      <w:r w:rsidR="00040CC7">
        <w:t xml:space="preserve"> die </w:t>
      </w:r>
      <w:proofErr w:type="spellStart"/>
      <w:r w:rsidR="00040CC7">
        <w:t>Nao</w:t>
      </w:r>
      <w:proofErr w:type="spellEnd"/>
      <w:r w:rsidR="00040CC7">
        <w:t xml:space="preserve">-Bewegung ausgeführt. Währenddessen die </w:t>
      </w:r>
      <w:r w:rsidR="00040CC7">
        <w:lastRenderedPageBreak/>
        <w:t xml:space="preserve">Bewegung ausgeführt wird, werden verschiedene Winkel in Listen gespeichert. Wenn die Bewegung vom </w:t>
      </w:r>
      <w:proofErr w:type="spellStart"/>
      <w:r w:rsidR="00040CC7">
        <w:t>Nao</w:t>
      </w:r>
      <w:proofErr w:type="spellEnd"/>
      <w:r w:rsidR="00040CC7">
        <w:t xml:space="preserve"> fertig ist, beendet sich automatisch dieser Thread.</w:t>
      </w:r>
    </w:p>
    <w:p w:rsidR="00040CC7" w:rsidRDefault="00040CC7" w:rsidP="00543B69">
      <w:proofErr w:type="spellStart"/>
      <w:r>
        <w:t>Thread_Bewegung_GUI</w:t>
      </w:r>
      <w:proofErr w:type="spellEnd"/>
      <w:r>
        <w:t xml:space="preserve"> ist zwar schon gestartet, wartet aber in einer </w:t>
      </w:r>
      <w:proofErr w:type="spellStart"/>
      <w:r>
        <w:t>while</w:t>
      </w:r>
      <w:proofErr w:type="spellEnd"/>
      <w:r>
        <w:t>-Schleife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B8581C">
        <w:t>Wenn dies der Fall ist</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B8581C">
        <w:t xml:space="preserve">Abb. </w:t>
      </w:r>
      <w:r w:rsidR="00B8581C">
        <w:rPr>
          <w:noProof/>
        </w:rPr>
        <w:t>17</w:t>
      </w:r>
      <w:r w:rsidR="00B8581C">
        <w:fldChar w:fldCharType="end"/>
      </w:r>
      <w:r w:rsidR="00B8581C">
        <w:t>)</w:t>
      </w:r>
      <w:r w:rsidR="00075419">
        <w:t xml:space="preserve">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7BA90D72" wp14:editId="1F75C5B4">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105" w:name="_Ref386037747"/>
      <w:bookmarkStart w:id="106" w:name="_Toc387003419"/>
      <w:r>
        <w:t xml:space="preserve">Abb. </w:t>
      </w:r>
      <w:fldSimple w:instr=" SEQ Abb. \* ARABIC ">
        <w:r w:rsidR="000F51A0">
          <w:rPr>
            <w:noProof/>
          </w:rPr>
          <w:t>17</w:t>
        </w:r>
      </w:fldSimple>
      <w:bookmarkEnd w:id="105"/>
      <w:r>
        <w:t>: Programmablaufplan – zweiter Teil</w:t>
      </w:r>
      <w:bookmarkEnd w:id="106"/>
    </w:p>
    <w:p w:rsidR="00616EFF" w:rsidRDefault="00EF4624" w:rsidP="00543B69">
      <w:r>
        <w:t xml:space="preserve">Bis zum Anfang dieser Abbildung wurde die Bewegung vom </w:t>
      </w:r>
      <w:proofErr w:type="spellStart"/>
      <w:r>
        <w:t>Nao</w:t>
      </w:r>
      <w:proofErr w:type="spellEnd"/>
      <w:r>
        <w:t xml:space="preserve"> ausgeführt, die Winkel dieser Bewegung gespeichert und </w:t>
      </w:r>
      <w:r w:rsidR="00656122">
        <w:t>es wurde ein Spieler von der Kinect erkannt.</w:t>
      </w:r>
    </w:p>
    <w:p w:rsidR="00AB37CB" w:rsidRDefault="00656122" w:rsidP="00543B69">
      <w:r>
        <w:t>Nun werden erneut zwei Threads (</w:t>
      </w:r>
      <w:proofErr w:type="spellStart"/>
      <w:r>
        <w:t>Thread_Timer</w:t>
      </w:r>
      <w:proofErr w:type="spellEnd"/>
      <w:r>
        <w:t xml:space="preserve"> und </w:t>
      </w:r>
      <w:proofErr w:type="spellStart"/>
      <w:r>
        <w:t>Thread_Kinect</w:t>
      </w:r>
      <w:proofErr w:type="spellEnd"/>
      <w:r>
        <w:t xml:space="preserve">) gestartet. </w:t>
      </w:r>
      <w:r w:rsidR="009336F6">
        <w:t>Ab diesem Zeitpunkt</w:t>
      </w:r>
      <w:r w:rsidR="00D53605">
        <w:t xml:space="preserve"> werden nun drei Aktionen parall</w:t>
      </w:r>
      <w:r w:rsidR="00AB37CB">
        <w:t>el ausgeführt.</w:t>
      </w:r>
    </w:p>
    <w:p w:rsidR="00616EFF" w:rsidRDefault="00D53605" w:rsidP="00543B69">
      <w:r>
        <w:t xml:space="preserve">In der Klasse </w:t>
      </w:r>
      <w:proofErr w:type="spellStart"/>
      <w:r w:rsidRPr="00D53605">
        <w:rPr>
          <w:i/>
        </w:rPr>
        <w:t>Init</w:t>
      </w:r>
      <w:proofErr w:type="spellEnd"/>
      <w:r>
        <w:t xml:space="preserve"> wird die Methode </w:t>
      </w:r>
      <w:proofErr w:type="spellStart"/>
      <w:r>
        <w:t>Bew_Ausgangsposition</w:t>
      </w:r>
      <w:proofErr w:type="spellEnd"/>
      <w:r>
        <w:t>() aufgerufen</w:t>
      </w:r>
      <w:r w:rsidR="0013045D">
        <w:t>, woraufhin</w:t>
      </w:r>
      <w:r>
        <w:t xml:space="preserve"> </w:t>
      </w:r>
      <w:proofErr w:type="spellStart"/>
      <w:r>
        <w:t>Nao</w:t>
      </w:r>
      <w:proofErr w:type="spellEnd"/>
      <w:r>
        <w:t xml:space="preserve"> </w:t>
      </w:r>
      <w:r w:rsidR="0013045D">
        <w:t xml:space="preserve">wieder </w:t>
      </w:r>
      <w:r>
        <w:t xml:space="preserve">in seine Ausgangsposition </w:t>
      </w:r>
      <w:proofErr w:type="spellStart"/>
      <w:r>
        <w:t>Stand</w:t>
      </w:r>
      <w:r w:rsidR="00B8581C">
        <w:t>Zero</w:t>
      </w:r>
      <w:proofErr w:type="spellEnd"/>
      <w:r w:rsidR="0013045D">
        <w:t xml:space="preserve"> geht</w:t>
      </w:r>
      <w:r>
        <w:t xml:space="preserve">. </w:t>
      </w:r>
      <w:r w:rsidR="00CE3E3C">
        <w:t xml:space="preserve">Hierbei spielt es eine wichtige Bedeutung, dass die aufgerufene Funktion </w:t>
      </w:r>
      <w:proofErr w:type="spellStart"/>
      <w:r w:rsidR="00CE3E3C" w:rsidRPr="00CE3E3C">
        <w:rPr>
          <w:i/>
        </w:rPr>
        <w:t>goToPosture</w:t>
      </w:r>
      <w:proofErr w:type="spellEnd"/>
      <w:r w:rsidR="00CE3E3C" w:rsidRPr="00CE3E3C">
        <w:rPr>
          <w:i/>
        </w:rPr>
        <w:t>(„</w:t>
      </w:r>
      <w:proofErr w:type="spellStart"/>
      <w:r w:rsidR="00CE3E3C" w:rsidRPr="00CE3E3C">
        <w:rPr>
          <w:i/>
        </w:rPr>
        <w:t>StandZero</w:t>
      </w:r>
      <w:proofErr w:type="spellEnd"/>
      <w:r w:rsidR="00CE3E3C" w:rsidRPr="00CE3E3C">
        <w:rPr>
          <w:i/>
        </w:rPr>
        <w:t>“, 1)</w:t>
      </w:r>
      <w:r w:rsidR="00CE3E3C">
        <w:t xml:space="preserve"> eine nicht-blockierende Methode ist. Nämlich nur so wird sichergestellt, dass der gesamte Ablauf parallel durchgeführt wird. </w:t>
      </w:r>
      <w:r w:rsidR="00B250C4">
        <w:t xml:space="preserve">An dieser Stelle </w:t>
      </w:r>
      <w:proofErr w:type="spellStart"/>
      <w:r w:rsidR="00B250C4">
        <w:t>Nao</w:t>
      </w:r>
      <w:proofErr w:type="spellEnd"/>
      <w:r w:rsidR="00B250C4">
        <w:t xml:space="preserve"> wieder in seine Ausgangsposition zu stellen hat den Vorteil, dass </w:t>
      </w:r>
      <w:r w:rsidR="0013045D">
        <w:t>jede Bewegung mit der</w:t>
      </w:r>
      <w:r w:rsidR="00CE3E3C">
        <w:t xml:space="preserve"> gleichen</w:t>
      </w:r>
      <w:r w:rsidR="0013045D">
        <w:t xml:space="preserve"> Ausgangsposition startet. Nach der </w:t>
      </w:r>
      <w:r w:rsidR="0013045D">
        <w:lastRenderedPageBreak/>
        <w:t>durchgeführten Bewegung</w:t>
      </w:r>
      <w:r w:rsidR="009336F6">
        <w:t xml:space="preserve"> kommt eine Schleife, die solange ausgeführt wird, bis der </w:t>
      </w:r>
      <w:proofErr w:type="spellStart"/>
      <w:r w:rsidR="009336F6">
        <w:t>Thread_Timer</w:t>
      </w:r>
      <w:proofErr w:type="spellEnd"/>
      <w:r w:rsidR="009336F6">
        <w:t xml:space="preserve"> fertig ist.</w:t>
      </w:r>
    </w:p>
    <w:p w:rsidR="00F7001A" w:rsidRDefault="00067745" w:rsidP="00823854">
      <w:r>
        <w:t>I</w:t>
      </w:r>
      <w:r w:rsidR="00AB37CB">
        <w:t xml:space="preserve">n </w:t>
      </w:r>
      <w:proofErr w:type="spellStart"/>
      <w:r w:rsidR="00AB37CB">
        <w:t>Thread_Timer</w:t>
      </w:r>
      <w:proofErr w:type="spellEnd"/>
      <w:r w:rsidR="00AB37CB">
        <w:t xml:space="preserve"> (mittlere Spalte der</w:t>
      </w:r>
      <w:r>
        <w:t xml:space="preserve"> </w:t>
      </w:r>
      <w:r>
        <w:fldChar w:fldCharType="begin"/>
      </w:r>
      <w:r>
        <w:instrText xml:space="preserve"> REF _Ref386037747 \h </w:instrText>
      </w:r>
      <w:r>
        <w:fldChar w:fldCharType="separate"/>
      </w:r>
      <w:r>
        <w:t xml:space="preserve">Abb. </w:t>
      </w:r>
      <w:r>
        <w:rPr>
          <w:noProof/>
        </w:rPr>
        <w:t>17</w:t>
      </w:r>
      <w:r>
        <w:fldChar w:fldCharType="end"/>
      </w:r>
      <w:r w:rsidR="00AB37CB">
        <w:t xml:space="preserve">) </w:t>
      </w:r>
      <w:r>
        <w:t xml:space="preserve">wird </w:t>
      </w:r>
      <w:r w:rsidR="00AB37CB">
        <w:t xml:space="preserve">ein </w:t>
      </w:r>
      <w:proofErr w:type="spellStart"/>
      <w:r w:rsidR="00AB37CB">
        <w:t>Timer</w:t>
      </w:r>
      <w:proofErr w:type="spellEnd"/>
      <w:r w:rsidR="00AB37CB">
        <w:t xml:space="preserve"> mit einer Laufzeit von 10 Sekunden gestartet. In diesem Thread wird dann auch immer die grafische Oberfläche aktualisiert, auf der dann die verbleibende Dauer des </w:t>
      </w:r>
      <w:proofErr w:type="spellStart"/>
      <w:r w:rsidR="00AB37CB">
        <w:t>Timers</w:t>
      </w:r>
      <w:proofErr w:type="spellEnd"/>
      <w:r w:rsidR="00AB37CB">
        <w:t xml:space="preserve"> angezeigt wird.</w:t>
      </w:r>
    </w:p>
    <w:p w:rsidR="00AB37CB" w:rsidRDefault="00AB37CB" w:rsidP="00823854">
      <w:r>
        <w:t>Die dritte Parallelität (</w:t>
      </w:r>
      <w:proofErr w:type="spellStart"/>
      <w:r>
        <w:t>Thread_Kinect</w:t>
      </w:r>
      <w:proofErr w:type="spellEnd"/>
      <w:r>
        <w:t>; rechte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w:t>
      </w:r>
      <w:proofErr w:type="spellStart"/>
      <w:r w:rsidR="00B67A4E">
        <w:t>Nao</w:t>
      </w:r>
      <w:proofErr w:type="spellEnd"/>
      <w:r w:rsidR="00B67A4E">
        <w:t xml:space="preserve">,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067745">
        <w:t xml:space="preserve">die 10 Sekunden abgelaufen sind;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067745">
        <w:t xml:space="preserve">Abb. </w:t>
      </w:r>
      <w:r w:rsidR="00067745">
        <w:rPr>
          <w:noProof/>
        </w:rPr>
        <w:t>17</w:t>
      </w:r>
      <w:r w:rsidR="00067745">
        <w:fldChar w:fldCharType="end"/>
      </w:r>
      <w:r>
        <w:t xml:space="preserve">). Es werden die vorherig gespeicherten Werte angeschaut und dementsprechend ein Text </w:t>
      </w:r>
      <w:commentRangeStart w:id="107"/>
      <w:r>
        <w:t>„Bewegung erfolgreich nachgemacht“ oder eben „Bewegung nicht erfolgreich nachgemacht“</w:t>
      </w:r>
      <w:commentRangeEnd w:id="107"/>
      <w:r w:rsidR="00067745">
        <w:rPr>
          <w:rStyle w:val="Kommentarzeichen"/>
        </w:rPr>
        <w:commentReference w:id="107"/>
      </w:r>
      <w:r>
        <w:t xml:space="preserve">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C95E35" w:rsidRDefault="00C95E35" w:rsidP="00C95E35">
      <w:pPr>
        <w:pStyle w:val="berschrift3"/>
      </w:pPr>
      <w:bookmarkStart w:id="108" w:name="_Toc387003455"/>
      <w:r>
        <w:t>Warum Threads?</w:t>
      </w:r>
      <w:bookmarkEnd w:id="108"/>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D127CF">
        <w:t xml:space="preserve">Abb. </w:t>
      </w:r>
      <w:r w:rsidR="00D127CF">
        <w:rPr>
          <w:noProof/>
        </w:rPr>
        <w:t>16</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D127CF">
        <w:t xml:space="preserve">Abb. </w:t>
      </w:r>
      <w:r w:rsidR="00D127CF">
        <w:rPr>
          <w:noProof/>
        </w:rPr>
        <w:t>17</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t xml:space="preserve">An manchen Stellen ist es wichtig zu wissen, ob ein bestimmter Programmabschnitt bereits beendet ist oder noch ausgeführt wird. Hierzu betrachten wir die </w:t>
      </w:r>
      <w:r w:rsidR="000E44C7">
        <w:t xml:space="preserve">beiden </w:t>
      </w:r>
      <w:r>
        <w:t xml:space="preserve">Threads </w:t>
      </w:r>
      <w:proofErr w:type="spellStart"/>
      <w:r>
        <w:t>Thread_Bewegung_Nao</w:t>
      </w:r>
      <w:proofErr w:type="spellEnd"/>
      <w:r>
        <w:t xml:space="preserve"> und </w:t>
      </w:r>
      <w:proofErr w:type="spellStart"/>
      <w:r>
        <w:t>Thread_Bewegung_Gui</w:t>
      </w:r>
      <w:proofErr w:type="spellEnd"/>
      <w:r>
        <w:t xml:space="preserve"> </w:t>
      </w:r>
      <w:r w:rsidR="000E44C7">
        <w:t>aus</w:t>
      </w:r>
      <w:r>
        <w:t xml:space="preserve"> </w:t>
      </w:r>
      <w:r>
        <w:fldChar w:fldCharType="begin"/>
      </w:r>
      <w:r>
        <w:instrText xml:space="preserve"> REF _Ref386037800 \h </w:instrText>
      </w:r>
      <w:r>
        <w:fldChar w:fldCharType="separate"/>
      </w:r>
      <w:r>
        <w:t xml:space="preserve">Abb. </w:t>
      </w:r>
      <w:r>
        <w:rPr>
          <w:noProof/>
        </w:rPr>
        <w:t>16</w:t>
      </w:r>
      <w:r>
        <w:fldChar w:fldCharType="end"/>
      </w:r>
      <w:r>
        <w:t xml:space="preserve">. Beide Threads werden, wie oben beschrieben, </w:t>
      </w:r>
      <w:proofErr w:type="spellStart"/>
      <w:r>
        <w:t>gestarten</w:t>
      </w:r>
      <w:proofErr w:type="spellEnd"/>
      <w:r>
        <w:t xml:space="preserve"> und laufen </w:t>
      </w:r>
      <w:r w:rsidR="000E44C7">
        <w:t>ab diesem Zeitpunkt</w:t>
      </w:r>
      <w:r>
        <w:t xml:space="preserve"> parallel. Jedoch soll </w:t>
      </w:r>
      <w:proofErr w:type="spellStart"/>
      <w:r>
        <w:t>Thread_Bewegung_Gui</w:t>
      </w:r>
      <w:proofErr w:type="spellEnd"/>
      <w:r>
        <w:t xml:space="preserve"> erst weitere Aktionen ausführen, sobald </w:t>
      </w:r>
      <w:proofErr w:type="spellStart"/>
      <w:r>
        <w:t>Thread_Bewegung_Nao</w:t>
      </w:r>
      <w:proofErr w:type="spellEnd"/>
      <w:r>
        <w:t xml:space="preserve"> fertig ist.</w:t>
      </w:r>
    </w:p>
    <w:p w:rsidR="00D127CF" w:rsidRDefault="00D127CF" w:rsidP="00D127CF">
      <w:pPr>
        <w:keepNext/>
      </w:pPr>
      <w:r>
        <w:rPr>
          <w:noProof/>
          <w:lang w:eastAsia="de-DE"/>
        </w:rPr>
        <w:lastRenderedPageBreak/>
        <mc:AlternateContent>
          <mc:Choice Requires="wps">
            <w:drawing>
              <wp:inline distT="0" distB="0" distL="0" distR="0" wp14:anchorId="042E4477" wp14:editId="7E0533F0">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" fillcolor="white [3201]" strokecolor="#4f81bd [3204]" strokeweight="2pt">
                <v:textbox>
                  <w:txbxContent>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 xml:space="preserve">private void </w:t>
                      </w:r>
                      <w:proofErr w:type="spellStart"/>
                      <w:r w:rsidRPr="00821BC0">
                        <w:rPr>
                          <w:rFonts w:ascii="Consolas" w:hAnsi="Consolas" w:cs="Consolas"/>
                          <w:b/>
                          <w:color w:val="595959" w:themeColor="text1" w:themeTint="A6"/>
                          <w:lang w:val="en-US"/>
                        </w:rPr>
                        <w:t>Thread_Bewegung_</w:t>
                      </w:r>
                      <w:proofErr w:type="gramStart"/>
                      <w:r w:rsidRPr="00821BC0">
                        <w:rPr>
                          <w:rFonts w:ascii="Consolas" w:hAnsi="Consolas" w:cs="Consolas"/>
                          <w:b/>
                          <w:color w:val="595959" w:themeColor="text1" w:themeTint="A6"/>
                          <w:lang w:val="en-US"/>
                        </w:rPr>
                        <w:t>Gui</w:t>
                      </w:r>
                      <w:proofErr w:type="spellEnd"/>
                      <w:r w:rsidRPr="00821BC0">
                        <w:rPr>
                          <w:rFonts w:ascii="Consolas" w:hAnsi="Consolas" w:cs="Consolas"/>
                          <w:b/>
                          <w:color w:val="595959" w:themeColor="text1" w:themeTint="A6"/>
                          <w:lang w:val="en-US"/>
                        </w:rPr>
                        <w:t>()</w:t>
                      </w:r>
                      <w:proofErr w:type="gramEnd"/>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w:t>
                      </w:r>
                      <w:proofErr w:type="gramStart"/>
                      <w:r w:rsidRPr="00821BC0">
                        <w:rPr>
                          <w:rFonts w:ascii="Consolas" w:hAnsi="Consolas" w:cs="Consolas"/>
                          <w:b/>
                          <w:color w:val="595959" w:themeColor="text1" w:themeTint="A6"/>
                          <w:lang w:val="en-US"/>
                        </w:rPr>
                        <w:t>thread[</w:t>
                      </w:r>
                      <w:proofErr w:type="gramEnd"/>
                      <w:r w:rsidRPr="00821BC0">
                        <w:rPr>
                          <w:rFonts w:ascii="Consolas" w:hAnsi="Consolas" w:cs="Consolas"/>
                          <w:b/>
                          <w:color w:val="595959" w:themeColor="text1" w:themeTint="A6"/>
                          <w:lang w:val="en-US"/>
                        </w:rPr>
                        <w:t>0].</w:t>
                      </w:r>
                      <w:proofErr w:type="spellStart"/>
                      <w:r w:rsidRPr="00821BC0">
                        <w:rPr>
                          <w:rFonts w:ascii="Consolas" w:hAnsi="Consolas" w:cs="Consolas"/>
                          <w:b/>
                          <w:color w:val="595959" w:themeColor="text1" w:themeTint="A6"/>
                          <w:lang w:val="en-US"/>
                        </w:rPr>
                        <w:t>IsAlive</w:t>
                      </w:r>
                      <w:proofErr w:type="spellEnd"/>
                      <w:r w:rsidRPr="00821BC0">
                        <w:rPr>
                          <w:rFonts w:ascii="Consolas" w:hAnsi="Consolas" w:cs="Consolas"/>
                          <w:b/>
                          <w:color w:val="595959" w:themeColor="text1" w:themeTint="A6"/>
                          <w:lang w:val="en-US"/>
                        </w:rPr>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CC3CED" w:rsidRPr="00821BC0" w:rsidRDefault="00CC3CED" w:rsidP="00D127CF">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D127CF" w:rsidRDefault="00D127CF" w:rsidP="00CC3CED">
      <w:pPr>
        <w:pStyle w:val="Beschriftung"/>
        <w:jc w:val="center"/>
      </w:pPr>
      <w:bookmarkStart w:id="109" w:name="_Toc387003421"/>
      <w:r>
        <w:t xml:space="preserve">Code </w:t>
      </w:r>
      <w:fldSimple w:instr=" SEQ Code \* ARABIC ">
        <w:r w:rsidR="00B173AF">
          <w:rPr>
            <w:noProof/>
          </w:rPr>
          <w:t>1</w:t>
        </w:r>
      </w:fldSimple>
      <w:r>
        <w:t xml:space="preserve">: </w:t>
      </w:r>
      <w:r w:rsidR="000E44C7">
        <w:t xml:space="preserve">Warten </w:t>
      </w:r>
      <w:r w:rsidR="00E724BF">
        <w:t>auf das Beenden eines anderen</w:t>
      </w:r>
      <w:r w:rsidR="000E44C7">
        <w:t xml:space="preserve"> </w:t>
      </w:r>
      <w:r>
        <w:t>Thread</w:t>
      </w:r>
      <w:r w:rsidR="00E724BF">
        <w:t>s</w:t>
      </w:r>
      <w:bookmarkEnd w:id="109"/>
    </w:p>
    <w:p w:rsidR="00D127CF" w:rsidRDefault="00D127CF" w:rsidP="00D127CF">
      <w:pPr>
        <w:rPr>
          <w:rStyle w:val="sentence"/>
        </w:rPr>
      </w:pPr>
      <w:r>
        <w:t xml:space="preserve">In diesem Codestück ist Zeile 4 für das Warten verantwortlich. Der Code wird bis zur vierten Zeile parallel zum Code von </w:t>
      </w:r>
      <w:proofErr w:type="spellStart"/>
      <w:r>
        <w:t>Thread_Bewegung_Nao</w:t>
      </w:r>
      <w:proofErr w:type="spellEnd"/>
      <w:r>
        <w:t xml:space="preserve"> ausgeführt. Der Befehl „</w:t>
      </w:r>
      <w:proofErr w:type="spellStart"/>
      <w:r>
        <w:t>thread</w:t>
      </w:r>
      <w:proofErr w:type="spellEnd"/>
      <w:r>
        <w:t>[0].</w:t>
      </w:r>
      <w:proofErr w:type="spellStart"/>
      <w:r>
        <w:t>IsAlive</w:t>
      </w:r>
      <w:proofErr w:type="spellEnd"/>
      <w:r>
        <w:t xml:space="preserve">“ gibt wahr zurück, wenn der </w:t>
      </w:r>
      <w:proofErr w:type="spellStart"/>
      <w:r>
        <w:t>Thread_Bewegung_Nao</w:t>
      </w:r>
      <w:proofErr w:type="spellEnd"/>
      <w:r>
        <w:t xml:space="preserve"> aktiv ist. Also wird in der </w:t>
      </w:r>
      <w:proofErr w:type="spellStart"/>
      <w:r>
        <w:t>while</w:t>
      </w:r>
      <w:proofErr w:type="spellEnd"/>
      <w:r>
        <w:t>-Schleife solange gewartet bis der Thread nicht mehr ausgeführt wird. Erst wenn dies eintrifft wird auch der Code unterhalb Zeile 4 abgearbeitet.</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416585">
        <w:rPr>
          <w:rStyle w:val="sentence"/>
        </w:rPr>
        <w:t xml:space="preserve">ein Timer </w:t>
      </w:r>
      <w:r>
        <w:rPr>
          <w:rStyle w:val="sentence"/>
        </w:rPr>
        <w:t>(</w:t>
      </w:r>
      <w:r w:rsidR="00416585">
        <w:rPr>
          <w:rStyle w:val="sentence"/>
        </w:rPr>
        <w:t>inklusive einer Oberflächenanpassung</w:t>
      </w:r>
      <w:r>
        <w:rPr>
          <w:rStyle w:val="sentence"/>
        </w:rPr>
        <w:t>)</w:t>
      </w:r>
      <w:r w:rsidR="00416585">
        <w:rPr>
          <w:rStyle w:val="sentence"/>
        </w:rPr>
        <w:t xml:space="preserve"> und die Bewegungserkennung des Spielers </w:t>
      </w:r>
      <w:r>
        <w:rPr>
          <w:rStyle w:val="sentence"/>
        </w:rPr>
        <w:t>(</w:t>
      </w:r>
      <w:r w:rsidR="00416585">
        <w:rPr>
          <w:rStyle w:val="sentence"/>
        </w:rPr>
        <w:t>inklusive eines Winkelvergleich</w:t>
      </w:r>
      <w:r>
        <w:rPr>
          <w:rStyle w:val="sentence"/>
        </w:rPr>
        <w:t>s)</w:t>
      </w:r>
      <w:r w:rsidR="00416585">
        <w:rPr>
          <w:rStyle w:val="sentence"/>
        </w:rPr>
        <w:t xml:space="preserve"> parallel ablaufen</w:t>
      </w:r>
      <w:r>
        <w:rPr>
          <w:rStyle w:val="sentence"/>
        </w:rPr>
        <w:t>. Aus diesem Grund wird auch hier ein Thread benötigt.</w:t>
      </w:r>
    </w:p>
    <w:p w:rsidR="00BC0BFB" w:rsidRDefault="0086270D" w:rsidP="00823854">
      <w:r>
        <w:t xml:space="preserve">In </w:t>
      </w:r>
      <w:proofErr w:type="spellStart"/>
      <w:r>
        <w:t>Thread_Timer</w:t>
      </w:r>
      <w:proofErr w:type="spellEnd"/>
      <w:r>
        <w:t xml:space="preserve"> wird ein </w:t>
      </w:r>
      <w:proofErr w:type="spellStart"/>
      <w:r>
        <w:t>Timer</w:t>
      </w:r>
      <w:proofErr w:type="spellEnd"/>
      <w:r>
        <w:t xml:space="preserve">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0E44C7">
        <w:t xml:space="preserve">Abb. </w:t>
      </w:r>
      <w:r w:rsidR="000E44C7">
        <w:rPr>
          <w:noProof/>
        </w:rPr>
        <w:t>17</w:t>
      </w:r>
      <w:r w:rsidR="00474520">
        <w:fldChar w:fldCharType="end"/>
      </w:r>
      <w:r w:rsidR="00474520">
        <w:t>).</w:t>
      </w:r>
    </w:p>
    <w:p w:rsidR="00456369" w:rsidRDefault="0086270D" w:rsidP="00456369">
      <w:pPr>
        <w:keepNext/>
      </w:pPr>
      <w:r>
        <w:rPr>
          <w:noProof/>
          <w:lang w:eastAsia="de-DE"/>
        </w:rPr>
        <mc:AlternateContent>
          <mc:Choice Requires="wps">
            <w:drawing>
              <wp:inline distT="0" distB="0" distL="0" distR="0" wp14:anchorId="28A66C8F" wp14:editId="139F72DC">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C3CED" w:rsidRPr="00456369" w:rsidRDefault="00CC3CED"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CC3CED" w:rsidRPr="00456369" w:rsidRDefault="00CC3CED"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CC3CED" w:rsidRPr="00456369" w:rsidRDefault="00CC3CED"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wps:txbx>
                      <wps:bodyPr rot="0" vert="horz" wrap="square" lIns="91440" tIns="45720" rIns="91440" bIns="45720" anchor="t" anchorCtr="0">
                        <a:noAutofit/>
                      </wps:bodyPr>
                    </wps:wsp>
                  </a:graphicData>
                </a:graphic>
              </wp:inline>
            </w:drawing>
          </mc:Choice>
          <mc:Fallback>
            <w:pict>
              <v:shape id="_x0000_s1027"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" fillcolor="white [3201]" strokecolor="#4f81bd [3204]" strokeweight="2pt">
                <v:textbox>
                  <w:txbxContent>
                    <w:p w:rsidR="00CC3CED" w:rsidRPr="00456369" w:rsidRDefault="00CC3CED"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thread = new Thread[2];</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0]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Thread_Timer</w:t>
                      </w:r>
                      <w:proofErr w:type="spellEnd"/>
                      <w:r w:rsidRPr="00456369">
                        <w:rPr>
                          <w:rFonts w:ascii="Consolas" w:hAnsi="Consolas" w:cs="Consolas"/>
                          <w:b/>
                          <w:color w:val="595959" w:themeColor="text1" w:themeTint="A6"/>
                          <w:lang w:val="en-US"/>
                        </w:rPr>
                        <w:t>));</w:t>
                      </w:r>
                    </w:p>
                    <w:p w:rsidR="00CC3CED" w:rsidRPr="00456369" w:rsidRDefault="00CC3CED"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 xml:space="preserve">1] = new Thread(new </w:t>
                      </w:r>
                      <w:proofErr w:type="spellStart"/>
                      <w:r w:rsidRPr="00456369">
                        <w:rPr>
                          <w:rFonts w:ascii="Consolas" w:hAnsi="Consolas" w:cs="Consolas"/>
                          <w:b/>
                          <w:color w:val="595959" w:themeColor="text1" w:themeTint="A6"/>
                          <w:lang w:val="en-US"/>
                        </w:rPr>
                        <w:t>ThreadStart</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Thread_Kinect</w:t>
                      </w:r>
                      <w:proofErr w:type="spellEnd"/>
                      <w:r w:rsidRPr="00456369">
                        <w:rPr>
                          <w:rFonts w:ascii="Consolas" w:hAnsi="Consolas" w:cs="Consolas"/>
                          <w:b/>
                          <w:color w:val="595959" w:themeColor="text1" w:themeTint="A6"/>
                          <w:lang w:val="en-US"/>
                        </w:rPr>
                        <w:t>));</w:t>
                      </w:r>
                    </w:p>
                    <w:p w:rsidR="00CC3CED" w:rsidRPr="00456369" w:rsidRDefault="00CC3CED"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w:t>
                      </w:r>
                      <w:proofErr w:type="spellStart"/>
                      <w:r w:rsidRPr="00456369">
                        <w:rPr>
                          <w:rFonts w:ascii="Consolas" w:hAnsi="Consolas" w:cs="Consolas"/>
                          <w:b/>
                          <w:color w:val="595959" w:themeColor="text1" w:themeTint="A6"/>
                          <w:lang w:val="en-US"/>
                        </w:rPr>
                        <w:t>SetApartmentState</w:t>
                      </w:r>
                      <w:proofErr w:type="spellEnd"/>
                      <w:r w:rsidRPr="00456369">
                        <w:rPr>
                          <w:rFonts w:ascii="Consolas" w:hAnsi="Consolas" w:cs="Consolas"/>
                          <w:b/>
                          <w:color w:val="595959" w:themeColor="text1" w:themeTint="A6"/>
                          <w:lang w:val="en-US"/>
                        </w:rPr>
                        <w:t>(</w:t>
                      </w:r>
                      <w:proofErr w:type="spellStart"/>
                      <w:r w:rsidRPr="00456369">
                        <w:rPr>
                          <w:rFonts w:ascii="Consolas" w:hAnsi="Consolas" w:cs="Consolas"/>
                          <w:b/>
                          <w:color w:val="595959" w:themeColor="text1" w:themeTint="A6"/>
                          <w:lang w:val="en-US"/>
                        </w:rPr>
                        <w:t>ApartmentState.STA</w:t>
                      </w:r>
                      <w:proofErr w:type="spellEnd"/>
                      <w:r w:rsidRPr="00456369">
                        <w:rPr>
                          <w:rFonts w:ascii="Consolas" w:hAnsi="Consolas" w:cs="Consolas"/>
                          <w:b/>
                          <w:color w:val="595959" w:themeColor="text1" w:themeTint="A6"/>
                          <w:lang w:val="en-US"/>
                        </w:rPr>
                        <w:t>);</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0].Start();</w:t>
                      </w:r>
                    </w:p>
                    <w:p w:rsidR="00CC3CED" w:rsidRPr="00456369" w:rsidRDefault="00CC3CED"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r>
                      <w:proofErr w:type="gramStart"/>
                      <w:r w:rsidRPr="00456369">
                        <w:rPr>
                          <w:rFonts w:ascii="Consolas" w:hAnsi="Consolas" w:cs="Consolas"/>
                          <w:b/>
                          <w:color w:val="595959" w:themeColor="text1" w:themeTint="A6"/>
                          <w:lang w:val="en-US"/>
                        </w:rPr>
                        <w:t>thread[</w:t>
                      </w:r>
                      <w:proofErr w:type="gramEnd"/>
                      <w:r w:rsidRPr="00456369">
                        <w:rPr>
                          <w:rFonts w:ascii="Consolas" w:hAnsi="Consolas" w:cs="Consolas"/>
                          <w:b/>
                          <w:color w:val="595959" w:themeColor="text1" w:themeTint="A6"/>
                          <w:lang w:val="en-US"/>
                        </w:rPr>
                        <w:t>1].Start();</w:t>
                      </w:r>
                    </w:p>
                  </w:txbxContent>
                </v:textbox>
                <w10:anchorlock/>
              </v:shape>
            </w:pict>
          </mc:Fallback>
        </mc:AlternateContent>
      </w:r>
    </w:p>
    <w:p w:rsidR="0086270D" w:rsidRDefault="00456369" w:rsidP="00CC3CED">
      <w:pPr>
        <w:pStyle w:val="Beschriftung"/>
        <w:jc w:val="center"/>
      </w:pPr>
      <w:bookmarkStart w:id="110" w:name="_Ref386037765"/>
      <w:bookmarkStart w:id="111" w:name="_Ref386873749"/>
      <w:bookmarkStart w:id="112" w:name="_Toc387003422"/>
      <w:r>
        <w:t xml:space="preserve">Code </w:t>
      </w:r>
      <w:fldSimple w:instr=" SEQ Code \* ARABIC ">
        <w:r w:rsidR="00B173AF">
          <w:rPr>
            <w:noProof/>
          </w:rPr>
          <w:t>2</w:t>
        </w:r>
      </w:fldSimple>
      <w:bookmarkEnd w:id="110"/>
      <w:r>
        <w:t xml:space="preserve">: </w:t>
      </w:r>
      <w:r w:rsidR="00D73796">
        <w:t xml:space="preserve">Starten von zwei </w:t>
      </w:r>
      <w:r>
        <w:t>Thread</w:t>
      </w:r>
      <w:bookmarkEnd w:id="111"/>
      <w:r w:rsidR="00D73796">
        <w:t>s</w:t>
      </w:r>
      <w:bookmarkEnd w:id="112"/>
    </w:p>
    <w:p w:rsidR="009C186D" w:rsidRDefault="00AA57CF" w:rsidP="00823854">
      <w:r>
        <w:lastRenderedPageBreak/>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In Zeile 2 wird dem nullten Element des </w:t>
      </w:r>
      <w:r w:rsidR="005E61B6">
        <w:t xml:space="preserve">Arrays </w:t>
      </w:r>
      <w:r w:rsidR="003561D9">
        <w:t>der Thread „</w:t>
      </w:r>
      <w:proofErr w:type="spellStart"/>
      <w:r w:rsidR="003561D9">
        <w:t>Thread_Timer</w:t>
      </w:r>
      <w:proofErr w:type="spellEnd"/>
      <w:r w:rsidR="003561D9">
        <w:t xml:space="preserve">“ zugewiesen. </w:t>
      </w:r>
      <w:r w:rsidR="0000483D">
        <w:t>In der nächsten Zeile erfolgt das gleiche mit dem ersten Element des Arrays und „</w:t>
      </w:r>
      <w:proofErr w:type="spellStart"/>
      <w:r w:rsidR="0000483D">
        <w:t>Thread_Kinect</w:t>
      </w:r>
      <w:proofErr w:type="spellEnd"/>
      <w:r w:rsidR="0000483D">
        <w: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proofErr w:type="spellStart"/>
      <w:r w:rsidR="00D13756">
        <w:rPr>
          <w:rStyle w:val="sentence"/>
        </w:rPr>
        <w:t>Singlethreaded</w:t>
      </w:r>
      <w:proofErr w:type="spellEnd"/>
      <w:r w:rsidR="00D13756">
        <w:rPr>
          <w:rStyle w:val="sentence"/>
        </w:rPr>
        <w:t xml:space="preserve">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w:t>
      </w:r>
      <w:r w:rsidR="00E724BF">
        <w:fldChar w:fldCharType="begin"/>
      </w:r>
      <w:r w:rsidR="00E724BF">
        <w:instrText xml:space="preserve"> REF _Ref386873749 \h </w:instrText>
      </w:r>
      <w:r w:rsidR="00E724BF">
        <w:fldChar w:fldCharType="separate"/>
      </w:r>
      <w:r w:rsidR="00E724BF">
        <w:t xml:space="preserve">Code </w:t>
      </w:r>
      <w:r w:rsidR="00E724BF">
        <w:rPr>
          <w:noProof/>
        </w:rPr>
        <w:t>2</w:t>
      </w:r>
      <w:r w:rsidR="00E724BF">
        <w:t xml:space="preserve">: </w:t>
      </w:r>
      <w:proofErr w:type="spellStart"/>
      <w:r w:rsidR="00E724BF">
        <w:t>Thread</w:t>
      </w:r>
      <w:r w:rsidR="00E724BF">
        <w:fldChar w:fldCharType="end"/>
      </w:r>
      <w:r w:rsidR="00FB35FD">
        <w:t>Thread_Timer</w:t>
      </w:r>
      <w:proofErr w:type="spellEnd"/>
      <w:r w:rsidR="00FB35FD">
        <w:t xml:space="preserve"> und </w:t>
      </w:r>
      <w:proofErr w:type="spellStart"/>
      <w:r w:rsidR="00FB35FD">
        <w:t>Thread_Kinect</w:t>
      </w:r>
      <w:proofErr w:type="spellEnd"/>
      <w:r w:rsidR="00FB35FD">
        <w:t xml:space="preserve">)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Thread_Timer</w:t>
      </w:r>
      <w:proofErr w:type="spellEnd"/>
      <w:r w:rsidR="00821BC0" w:rsidRPr="00821BC0">
        <w:rPr>
          <w:rFonts w:ascii="Consolas" w:hAnsi="Consolas" w:cs="Consolas"/>
          <w:b/>
          <w:color w:val="595959" w:themeColor="text1" w:themeTint="A6"/>
        </w:rPr>
        <w:t>(){ … }</w:t>
      </w:r>
      <w:r w:rsidR="00821BC0" w:rsidRPr="00821BC0">
        <w:t xml:space="preserve"> </w:t>
      </w:r>
      <w:r w:rsidRPr="00821BC0">
        <w:t xml:space="preserve">und </w:t>
      </w:r>
      <w:r w:rsidR="00821BC0" w:rsidRPr="00821BC0">
        <w:rPr>
          <w:rFonts w:ascii="Consolas" w:hAnsi="Consolas" w:cs="Consolas"/>
          <w:b/>
          <w:color w:val="595959" w:themeColor="text1" w:themeTint="A6"/>
        </w:rPr>
        <w:t xml:space="preserve">private </w:t>
      </w:r>
      <w:proofErr w:type="spellStart"/>
      <w:r w:rsidR="00821BC0" w:rsidRPr="00821BC0">
        <w:rPr>
          <w:rFonts w:ascii="Consolas" w:hAnsi="Consolas" w:cs="Consolas"/>
          <w:b/>
          <w:color w:val="595959" w:themeColor="text1" w:themeTint="A6"/>
        </w:rPr>
        <w:t>void</w:t>
      </w:r>
      <w:proofErr w:type="spellEnd"/>
      <w:r w:rsidR="00821BC0" w:rsidRPr="00821BC0">
        <w:rPr>
          <w:rFonts w:ascii="Consolas" w:hAnsi="Consolas" w:cs="Consolas"/>
          <w:b/>
          <w:color w:val="595959" w:themeColor="text1" w:themeTint="A6"/>
        </w:rPr>
        <w:t xml:space="preserve"> </w:t>
      </w:r>
      <w:proofErr w:type="spellStart"/>
      <w:r w:rsidR="00821BC0" w:rsidRPr="00821BC0">
        <w:rPr>
          <w:rFonts w:ascii="Consolas" w:hAnsi="Consolas" w:cs="Consolas"/>
          <w:b/>
          <w:color w:val="595959" w:themeColor="text1" w:themeTint="A6"/>
        </w:rPr>
        <w:t>Thread_Kinect</w:t>
      </w:r>
      <w:proofErr w:type="spellEnd"/>
      <w:r w:rsidR="00821BC0" w:rsidRPr="00821BC0">
        <w:rPr>
          <w:rFonts w:ascii="Consolas" w:hAnsi="Consolas" w:cs="Consolas"/>
          <w:b/>
          <w:color w:val="595959" w:themeColor="text1" w:themeTint="A6"/>
        </w:rPr>
        <w: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9A0DFE" w:rsidRDefault="009A0DFE" w:rsidP="009A0DFE">
      <w:pPr>
        <w:pStyle w:val="berschrift2"/>
      </w:pPr>
      <w:bookmarkStart w:id="113" w:name="_Toc387003456"/>
      <w:commentRangeStart w:id="114"/>
      <w:proofErr w:type="spellStart"/>
      <w:r>
        <w:t>Nao</w:t>
      </w:r>
      <w:bookmarkEnd w:id="113"/>
      <w:commentRangeEnd w:id="114"/>
      <w:proofErr w:type="spellEnd"/>
      <w:r w:rsidR="00CC3CED">
        <w:rPr>
          <w:rStyle w:val="Kommentarzeichen"/>
          <w:rFonts w:eastAsia="Times New Roman"/>
          <w:b w:val="0"/>
          <w:bCs w:val="0"/>
          <w:color w:val="auto"/>
        </w:rPr>
        <w:commentReference w:id="114"/>
      </w:r>
    </w:p>
    <w:p w:rsidR="005D7899" w:rsidRDefault="008E7159" w:rsidP="005D7899">
      <w:pPr>
        <w:pStyle w:val="berschrift3"/>
      </w:pPr>
      <w:bookmarkStart w:id="115" w:name="_Ref386873920"/>
      <w:bookmarkStart w:id="116" w:name="_Ref386873926"/>
      <w:bookmarkStart w:id="117" w:name="_Toc387003457"/>
      <w:r>
        <w:t>Zufällige</w:t>
      </w:r>
      <w:r w:rsidR="005D7899">
        <w:t xml:space="preserve"> Bewegung ausführen</w:t>
      </w:r>
      <w:bookmarkEnd w:id="115"/>
      <w:bookmarkEnd w:id="116"/>
      <w:bookmarkEnd w:id="117"/>
    </w:p>
    <w:p w:rsidR="008E7159" w:rsidRDefault="008E7159" w:rsidP="008E7159">
      <w:r>
        <w:t xml:space="preserve">Insgesamt gibt es </w:t>
      </w:r>
      <w:commentRangeStart w:id="118"/>
      <w:r>
        <w:t xml:space="preserve">XXX </w:t>
      </w:r>
      <w:commentRangeEnd w:id="118"/>
      <w:r>
        <w:rPr>
          <w:rStyle w:val="Kommentarzeichen"/>
        </w:rPr>
        <w:commentReference w:id="118"/>
      </w:r>
      <w:r>
        <w:t xml:space="preserve">vorgegebene Bewegungen für </w:t>
      </w:r>
      <w:proofErr w:type="spellStart"/>
      <w:r>
        <w:t>Nao</w:t>
      </w:r>
      <w:proofErr w:type="spellEnd"/>
      <w:r>
        <w:t>. Wenn der Benutzer eine neue Bewegung nachmachen möchte, wird folgender Code ausgeführt:</w:t>
      </w:r>
    </w:p>
    <w:p w:rsidR="00EC40CB" w:rsidRDefault="008E7159" w:rsidP="00EC40CB">
      <w:pPr>
        <w:keepNext/>
      </w:pPr>
      <w:r>
        <w:rPr>
          <w:noProof/>
          <w:lang w:eastAsia="de-DE"/>
        </w:rPr>
        <w:lastRenderedPageBreak/>
        <mc:AlternateContent>
          <mc:Choice Requires="wps">
            <w:drawing>
              <wp:inline distT="0" distB="0" distL="0" distR="0" wp14:anchorId="67060B48" wp14:editId="6DEBAD2F">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924EF" w:rsidRDefault="00CC3CED"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" fillcolor="white [3201]" strokecolor="#4f81bd [3204]" strokeweight="2pt">
                <v:textbox>
                  <w:txbxContent>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 xml:space="preserve">private </w:t>
                      </w:r>
                      <w:proofErr w:type="spellStart"/>
                      <w:r w:rsidRPr="00821BC0">
                        <w:rPr>
                          <w:rFonts w:ascii="Consolas" w:hAnsi="Consolas" w:cs="Consolas"/>
                          <w:b/>
                          <w:color w:val="595959" w:themeColor="text1" w:themeTint="A6"/>
                        </w:rPr>
                        <w:t>int</w:t>
                      </w:r>
                      <w:proofErr w:type="spellEnd"/>
                      <w:r w:rsidRPr="00821BC0">
                        <w:rPr>
                          <w:rFonts w:ascii="Consolas" w:hAnsi="Consolas" w:cs="Consolas"/>
                          <w:b/>
                          <w:color w:val="595959" w:themeColor="text1" w:themeTint="A6"/>
                        </w:rPr>
                        <w:t xml:space="preserve"> Bewegungsnummer;</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proofErr w:type="spellStart"/>
                      <w:r>
                        <w:rPr>
                          <w:rFonts w:ascii="Consolas" w:hAnsi="Consolas" w:cs="Consolas"/>
                          <w:b/>
                          <w:color w:val="595959" w:themeColor="text1" w:themeTint="A6"/>
                        </w:rPr>
                        <w:t>public</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void</w:t>
                      </w:r>
                      <w:proofErr w:type="spellEnd"/>
                      <w:r>
                        <w:rPr>
                          <w:rFonts w:ascii="Consolas" w:hAnsi="Consolas" w:cs="Consolas"/>
                          <w:b/>
                          <w:color w:val="595959" w:themeColor="text1" w:themeTint="A6"/>
                        </w:rPr>
                        <w:t xml:space="preserve"> </w:t>
                      </w:r>
                      <w:proofErr w:type="spellStart"/>
                      <w:r>
                        <w:rPr>
                          <w:rFonts w:ascii="Consolas" w:hAnsi="Consolas" w:cs="Consolas"/>
                          <w:b/>
                          <w:color w:val="595959" w:themeColor="text1" w:themeTint="A6"/>
                        </w:rPr>
                        <w:t>Bewegung_erzeugen</w:t>
                      </w:r>
                      <w:proofErr w:type="spellEnd"/>
                      <w:r>
                        <w:rPr>
                          <w:rFonts w:ascii="Consolas" w:hAnsi="Consolas" w:cs="Consolas"/>
                          <w:b/>
                          <w:color w:val="595959" w:themeColor="text1" w:themeTint="A6"/>
                        </w:rPr>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 xml:space="preserve">Random r = </w:t>
                      </w:r>
                      <w:proofErr w:type="spellStart"/>
                      <w:r w:rsidRPr="00821BC0">
                        <w:rPr>
                          <w:rFonts w:ascii="Consolas" w:hAnsi="Consolas" w:cs="Consolas"/>
                          <w:b/>
                          <w:color w:val="595959" w:themeColor="text1" w:themeTint="A6"/>
                        </w:rPr>
                        <w:t>new</w:t>
                      </w:r>
                      <w:proofErr w:type="spellEnd"/>
                      <w:r w:rsidRPr="00821BC0">
                        <w:rPr>
                          <w:rFonts w:ascii="Consolas" w:hAnsi="Consolas" w:cs="Consolas"/>
                          <w:b/>
                          <w:color w:val="595959" w:themeColor="text1" w:themeTint="A6"/>
                        </w:rPr>
                        <w:t xml:space="preserve"> Random();</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 xml:space="preserve">Bewegungsnummer= </w:t>
                      </w:r>
                      <w:proofErr w:type="spellStart"/>
                      <w:r>
                        <w:rPr>
                          <w:rFonts w:ascii="Consolas" w:hAnsi="Consolas" w:cs="Consolas"/>
                          <w:b/>
                          <w:color w:val="595959" w:themeColor="text1" w:themeTint="A6"/>
                        </w:rPr>
                        <w:t>r.Next</w:t>
                      </w:r>
                      <w:proofErr w:type="spellEnd"/>
                      <w:r>
                        <w:rPr>
                          <w:rFonts w:ascii="Consolas" w:hAnsi="Consolas" w:cs="Consolas"/>
                          <w:b/>
                          <w:color w:val="595959" w:themeColor="text1" w:themeTint="A6"/>
                        </w:rPr>
                        <w: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public</w:t>
                      </w:r>
                      <w:proofErr w:type="spellEnd"/>
                      <w:r w:rsidRPr="00821BC0">
                        <w:rPr>
                          <w:rFonts w:ascii="Consolas" w:hAnsi="Consolas" w:cs="Consolas"/>
                          <w:b/>
                          <w:color w:val="595959" w:themeColor="text1" w:themeTint="A6"/>
                        </w:rPr>
                        <w:t xml:space="preserve"> </w:t>
                      </w:r>
                      <w:proofErr w:type="spellStart"/>
                      <w:r w:rsidRPr="00821BC0">
                        <w:rPr>
                          <w:rFonts w:ascii="Consolas" w:hAnsi="Consolas" w:cs="Consolas"/>
                          <w:b/>
                          <w:color w:val="595959" w:themeColor="text1" w:themeTint="A6"/>
                        </w:rPr>
                        <w:t>void</w:t>
                      </w:r>
                      <w:proofErr w:type="spellEnd"/>
                      <w:r w:rsidRPr="00821BC0">
                        <w:rPr>
                          <w:rFonts w:ascii="Consolas" w:hAnsi="Consolas" w:cs="Consolas"/>
                          <w:b/>
                          <w:color w:val="595959" w:themeColor="text1" w:themeTint="A6"/>
                        </w:rPr>
                        <w:t xml:space="preserve"> Bewegung()</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switch</w:t>
                      </w:r>
                      <w:proofErr w:type="spellEnd"/>
                      <w:r w:rsidRPr="00821BC0">
                        <w:rPr>
                          <w:rFonts w:ascii="Consolas" w:hAnsi="Consolas" w:cs="Consolas"/>
                          <w:b/>
                          <w:color w:val="595959" w:themeColor="text1" w:themeTint="A6"/>
                        </w:rPr>
                        <w:t xml:space="preserve"> (Bewegungsnummer)</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2:</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proofErr w:type="spellStart"/>
                      <w:r w:rsidRPr="00821BC0">
                        <w:rPr>
                          <w:rFonts w:ascii="Consolas" w:hAnsi="Consolas" w:cs="Consolas"/>
                          <w:b/>
                          <w:color w:val="595959" w:themeColor="text1" w:themeTint="A6"/>
                        </w:rPr>
                        <w:t>case</w:t>
                      </w:r>
                      <w:proofErr w:type="spellEnd"/>
                      <w:r w:rsidRPr="00821BC0">
                        <w:rPr>
                          <w:rFonts w:ascii="Consolas" w:hAnsi="Consolas" w:cs="Consolas"/>
                          <w:b/>
                          <w:color w:val="595959" w:themeColor="text1" w:themeTint="A6"/>
                        </w:rPr>
                        <w:t xml:space="preserve"> 10:</w:t>
                      </w:r>
                      <w:r w:rsidRPr="00821BC0">
                        <w:rPr>
                          <w:rFonts w:ascii="Consolas" w:hAnsi="Consolas" w:cs="Consolas"/>
                          <w:b/>
                          <w:color w:val="595959" w:themeColor="text1" w:themeTint="A6"/>
                        </w:rPr>
                        <w:tab/>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CC3CED" w:rsidRPr="00821BC0" w:rsidRDefault="00CC3CED"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CC3CED" w:rsidRPr="008924EF" w:rsidRDefault="00CC3CED" w:rsidP="008E7159">
                      <w:pPr>
                        <w:rPr>
                          <w:rFonts w:ascii="Consolas" w:hAnsi="Consolas" w:cs="Consolas"/>
                          <w:b/>
                          <w:color w:val="595959" w:themeColor="text1" w:themeTint="A6"/>
                        </w:rPr>
                      </w:pPr>
                      <w:r w:rsidRPr="008924EF">
                        <w:rPr>
                          <w:rFonts w:ascii="Consolas" w:hAnsi="Consolas" w:cs="Consolas"/>
                          <w:b/>
                          <w:color w:val="595959" w:themeColor="text1" w:themeTint="A6"/>
                        </w:rPr>
                        <w:t>24</w:t>
                      </w:r>
                      <w:r w:rsidRPr="008924EF">
                        <w:rPr>
                          <w:rFonts w:ascii="Consolas" w:hAnsi="Consolas" w:cs="Consolas"/>
                          <w:b/>
                          <w:color w:val="595959" w:themeColor="text1" w:themeTint="A6"/>
                        </w:rPr>
                        <w:tab/>
                        <w:t>}</w:t>
                      </w:r>
                    </w:p>
                  </w:txbxContent>
                </v:textbox>
                <w10:anchorlock/>
              </v:shape>
            </w:pict>
          </mc:Fallback>
        </mc:AlternateContent>
      </w:r>
    </w:p>
    <w:p w:rsidR="008E7159" w:rsidRDefault="00EC40CB" w:rsidP="00CC3CED">
      <w:pPr>
        <w:pStyle w:val="Beschriftung"/>
        <w:jc w:val="center"/>
      </w:pPr>
      <w:bookmarkStart w:id="119" w:name="_Ref386874180"/>
      <w:bookmarkStart w:id="120" w:name="_Toc387003423"/>
      <w:r>
        <w:t xml:space="preserve">Code </w:t>
      </w:r>
      <w:fldSimple w:instr=" SEQ Code \* ARABIC ">
        <w:r w:rsidR="00B173AF">
          <w:rPr>
            <w:noProof/>
          </w:rPr>
          <w:t>3</w:t>
        </w:r>
      </w:fldSimple>
      <w:bookmarkEnd w:id="119"/>
      <w:r>
        <w:t>: Ausführen einer zufälligen Bewegung</w:t>
      </w:r>
      <w:bookmarkEnd w:id="120"/>
    </w:p>
    <w:p w:rsidR="006C021A" w:rsidRDefault="006C021A" w:rsidP="008E7159">
      <w:r>
        <w:t xml:space="preserve">In der ersten Zeile wird eine </w:t>
      </w:r>
      <w:proofErr w:type="spellStart"/>
      <w:r>
        <w:t>int</w:t>
      </w:r>
      <w:proofErr w:type="spellEnd"/>
      <w:r>
        <w:t>-Zahl</w:t>
      </w:r>
      <w:r w:rsidR="001D696F">
        <w:t xml:space="preserve"> Bewegungsnummer</w:t>
      </w:r>
      <w:r>
        <w:t xml:space="preserve"> </w:t>
      </w:r>
      <w:r w:rsidR="00E5188E">
        <w:t xml:space="preserve">definiert. Von außen wird die Methode </w:t>
      </w:r>
      <w:r w:rsidR="001D696F">
        <w:t>„</w:t>
      </w:r>
      <w:proofErr w:type="spellStart"/>
      <w:r w:rsidR="001D696F" w:rsidRPr="008E7159">
        <w:t>Bewegung_erzeugen</w:t>
      </w:r>
      <w:proofErr w:type="spellEnd"/>
      <w:r w:rsidR="001D696F" w:rsidRPr="008E7159">
        <w:t>()</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w:t>
      </w:r>
      <w:proofErr w:type="spellStart"/>
      <w:r w:rsidR="00D93920">
        <w:t>switch</w:t>
      </w:r>
      <w:proofErr w:type="spellEnd"/>
      <w:r w:rsidR="00D93920">
        <w:t xml:space="preserve">-Anweisung mit der Übergabe der vorherigen Zufallszahl Bewegungsnummer. </w:t>
      </w:r>
      <w:r w:rsidR="007B74AB">
        <w:lastRenderedPageBreak/>
        <w:t>Wurde beispielsweise durch die Random-Funktion Bewegungsnummer=6 gesetzt, dann wird auch die sechste Bewegung ausgeführt.</w:t>
      </w:r>
    </w:p>
    <w:p w:rsidR="008E7159" w:rsidRDefault="008E7159" w:rsidP="008E7159">
      <w:pPr>
        <w:pStyle w:val="berschrift3"/>
      </w:pPr>
      <w:bookmarkStart w:id="121" w:name="_Toc387003458"/>
      <w:r>
        <w:t>Bewegung wiederholen</w:t>
      </w:r>
      <w:bookmarkEnd w:id="121"/>
    </w:p>
    <w:p w:rsidR="007B74AB" w:rsidRDefault="007B74AB" w:rsidP="008E7159">
      <w:r>
        <w:t xml:space="preserve">Möchte der Spieler, dass </w:t>
      </w:r>
      <w:proofErr w:type="spellStart"/>
      <w:r>
        <w:t>Nao</w:t>
      </w:r>
      <w:proofErr w:type="spellEnd"/>
      <w:r>
        <w:t xml:space="preserve"> nochmals die letzte Bewegung vorführt, muss er den Button „Bewegung </w:t>
      </w:r>
      <w:proofErr w:type="spellStart"/>
      <w:r>
        <w:t>wdh</w:t>
      </w:r>
      <w:proofErr w:type="spellEnd"/>
      <w:r>
        <w:t xml:space="preserve">.“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EC40CB">
        <w:t>4.2.1</w:t>
      </w:r>
      <w:r w:rsidR="00EC40CB">
        <w:fldChar w:fldCharType="end"/>
      </w:r>
      <w:r w:rsidR="008605F3">
        <w:t xml:space="preserve">, bei dem eine zufällige Bewegung ausgeführt wurde. Da sich die </w:t>
      </w:r>
      <w:proofErr w:type="spellStart"/>
      <w:r w:rsidR="008605F3">
        <w:t>int</w:t>
      </w:r>
      <w:proofErr w:type="spellEnd"/>
      <w:r w:rsidR="008605F3">
        <w:t>-Zahl Bewegungsnummer seit dem letzten Aufruf nicht mehr geändert hat, ist der Ablauf einfach und es muss nur die Methode „</w:t>
      </w:r>
      <w:r w:rsidR="008605F3" w:rsidRPr="008E7159">
        <w:t>Bewegung()</w:t>
      </w:r>
      <w:r w:rsidR="008605F3">
        <w:t xml:space="preserve">“ ausgeführt werden (vergleiche </w:t>
      </w:r>
      <w:r w:rsidR="00CA061F">
        <w:fldChar w:fldCharType="begin"/>
      </w:r>
      <w:r w:rsidR="00CA061F">
        <w:instrText xml:space="preserve"> REF _Ref386874180 \h </w:instrText>
      </w:r>
      <w:r w:rsidR="00CA061F">
        <w:fldChar w:fldCharType="separate"/>
      </w:r>
      <w:r w:rsidR="00CA061F">
        <w:t xml:space="preserve">Code </w:t>
      </w:r>
      <w:r w:rsidR="00CA061F">
        <w:rPr>
          <w:noProof/>
        </w:rPr>
        <w:t>3</w:t>
      </w:r>
      <w:r w:rsidR="00CA061F">
        <w:fldChar w:fldCharType="end"/>
      </w:r>
      <w:r w:rsidR="00CA061F">
        <w:t>)</w:t>
      </w:r>
      <w:r w:rsidR="008605F3">
        <w:t xml:space="preserve">. </w:t>
      </w:r>
      <w:r w:rsidR="00CA061F">
        <w:t>Das hat letztendlich zur Folge, dass</w:t>
      </w:r>
      <w:r w:rsidR="008605F3">
        <w:t xml:space="preserve"> </w:t>
      </w:r>
      <w:proofErr w:type="spellStart"/>
      <w:r w:rsidR="00CA061F">
        <w:t>Nao</w:t>
      </w:r>
      <w:proofErr w:type="spellEnd"/>
      <w:r w:rsidR="008605F3">
        <w:t xml:space="preserve"> nochmals die identische Bewegung ausgeführt.</w:t>
      </w:r>
    </w:p>
    <w:p w:rsidR="000C62D4" w:rsidRDefault="000C62D4" w:rsidP="000C62D4">
      <w:pPr>
        <w:pStyle w:val="berschrift3"/>
      </w:pPr>
      <w:bookmarkStart w:id="122" w:name="_Toc387003459"/>
      <w:commentRangeStart w:id="123"/>
      <w:r>
        <w:t>Beispiel einer spezifischen Bewegung</w:t>
      </w:r>
      <w:commentRangeEnd w:id="123"/>
      <w:r>
        <w:rPr>
          <w:rStyle w:val="Kommentarzeichen"/>
          <w:rFonts w:eastAsia="Times New Roman"/>
          <w:b w:val="0"/>
          <w:bCs w:val="0"/>
          <w:color w:val="auto"/>
        </w:rPr>
        <w:commentReference w:id="123"/>
      </w:r>
      <w:bookmarkEnd w:id="122"/>
    </w:p>
    <w:p w:rsidR="000C62D4" w:rsidRDefault="000C62D4" w:rsidP="008E7159"/>
    <w:p w:rsidR="008924EF" w:rsidRDefault="008924EF" w:rsidP="008924EF">
      <w:pPr>
        <w:keepNext/>
      </w:pPr>
      <w:r>
        <w:rPr>
          <w:noProof/>
          <w:lang w:eastAsia="de-DE"/>
        </w:rPr>
        <w:lastRenderedPageBreak/>
        <mc:AlternateContent>
          <mc:Choice Requires="wps">
            <w:drawing>
              <wp:inline distT="0" distB="0" distL="0" distR="0" wp14:anchorId="055FD0B9" wp14:editId="47D70B5E">
                <wp:extent cx="5759450" cy="5219700"/>
                <wp:effectExtent l="0" t="0" r="12700" b="19050"/>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5219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C3CED" w:rsidRPr="008924EF" w:rsidRDefault="00CC3CED"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CC3CED" w:rsidRPr="008924EF" w:rsidRDefault="00CC3CED"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CC3CED" w:rsidRPr="008924EF" w:rsidRDefault="00CC3CED"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CC3CED" w:rsidRDefault="00CC3CED"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CC3CED" w:rsidRPr="009A71A3" w:rsidRDefault="00CC3CED"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CC3CED" w:rsidRPr="009A71A3" w:rsidRDefault="00CC3CED" w:rsidP="008924EF">
                            <w:pPr>
                              <w:rPr>
                                <w:rFonts w:ascii="Consolas" w:hAnsi="Consolas" w:cs="Consolas"/>
                                <w:b/>
                                <w:color w:val="595959" w:themeColor="text1" w:themeTint="A6"/>
                                <w:lang w:val="en-US"/>
                              </w:rPr>
                            </w:pPr>
                          </w:p>
                          <w:p w:rsidR="00CC3CED" w:rsidRPr="009A71A3" w:rsidRDefault="00CC3CED"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CC3CED" w:rsidRPr="008924EF" w:rsidRDefault="00CC3CED"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CC3CED" w:rsidRPr="008924EF" w:rsidRDefault="00CC3CED"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CC3CED" w:rsidRPr="00821BC0" w:rsidRDefault="00CC3CED"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wps:txbx>
                      <wps:bodyPr rot="0" vert="horz" wrap="square" lIns="91440" tIns="45720" rIns="91440" bIns="45720" anchor="t" anchorCtr="0">
                        <a:noAutofit/>
                      </wps:bodyPr>
                    </wps:wsp>
                  </a:graphicData>
                </a:graphic>
              </wp:inline>
            </w:drawing>
          </mc:Choice>
          <mc:Fallback>
            <w:pict>
              <v:shape id="_x0000_s1029" type="#_x0000_t202" style="width:453.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" fillcolor="white [3201]" strokecolor="#4f81bd [3204]" strokeweight="2pt">
                <v:textbox>
                  <w:txbxContent>
                    <w:p w:rsidR="00CC3CED" w:rsidRPr="008924EF" w:rsidRDefault="00CC3CED" w:rsidP="008924EF">
                      <w:pPr>
                        <w:rPr>
                          <w:rFonts w:ascii="Consolas" w:hAnsi="Consolas" w:cs="Consolas"/>
                          <w:b/>
                          <w:color w:val="595959" w:themeColor="text1" w:themeTint="A6"/>
                          <w:lang w:val="en-US"/>
                        </w:rPr>
                      </w:pPr>
                      <w:r w:rsidRPr="008924EF">
                        <w:rPr>
                          <w:rFonts w:ascii="Consolas" w:hAnsi="Consolas" w:cs="Consolas"/>
                          <w:b/>
                          <w:color w:val="595959" w:themeColor="text1" w:themeTint="A6"/>
                          <w:lang w:val="en-US"/>
                        </w:rPr>
                        <w:t xml:space="preserve">string[] Joints = { </w:t>
                      </w:r>
                      <w:r>
                        <w:rPr>
                          <w:rFonts w:ascii="Consolas" w:hAnsi="Consolas" w:cs="Consolas"/>
                          <w:b/>
                          <w:color w:val="595959" w:themeColor="text1" w:themeTint="A6"/>
                          <w:lang w:val="en-US"/>
                        </w:rPr>
                        <w:t>"</w:t>
                      </w:r>
                      <w:proofErr w:type="spellStart"/>
                      <w:r>
                        <w:rPr>
                          <w:rFonts w:ascii="Consolas" w:hAnsi="Consolas" w:cs="Consolas"/>
                          <w:b/>
                          <w:color w:val="595959" w:themeColor="text1" w:themeTint="A6"/>
                          <w:lang w:val="en-US"/>
                        </w:rPr>
                        <w:t>LElbowRoll</w:t>
                      </w:r>
                      <w:proofErr w:type="spellEnd"/>
                      <w:r>
                        <w:rPr>
                          <w:rFonts w:ascii="Consolas" w:hAnsi="Consolas" w:cs="Consolas"/>
                          <w:b/>
                          <w:color w:val="595959" w:themeColor="text1" w:themeTint="A6"/>
                          <w:lang w:val="en-US"/>
                        </w:rPr>
                        <w:t>", "</w:t>
                      </w:r>
                      <w:proofErr w:type="spellStart"/>
                      <w:r>
                        <w:rPr>
                          <w:rFonts w:ascii="Consolas" w:hAnsi="Consolas" w:cs="Consolas"/>
                          <w:b/>
                          <w:color w:val="595959" w:themeColor="text1" w:themeTint="A6"/>
                          <w:lang w:val="en-US"/>
                        </w:rPr>
                        <w:t>LShoulderRoll</w:t>
                      </w:r>
                      <w:proofErr w:type="spellEnd"/>
                      <w:r>
                        <w:rPr>
                          <w:rFonts w:ascii="Consolas" w:hAnsi="Consolas" w:cs="Consolas"/>
                          <w:b/>
                          <w:color w:val="595959" w:themeColor="text1" w:themeTint="A6"/>
                          <w:lang w:val="en-US"/>
                        </w:rPr>
                        <w:t xml:space="preserve">", </w:t>
                      </w:r>
                      <w:r w:rsidRPr="008924EF">
                        <w:rPr>
                          <w:rFonts w:ascii="Consolas" w:hAnsi="Consolas" w:cs="Consolas"/>
                          <w:b/>
                          <w:color w:val="595959" w:themeColor="text1" w:themeTint="A6"/>
                          <w:lang w:val="en-US"/>
                        </w:rPr>
                        <w:t>"</w:t>
                      </w:r>
                      <w:proofErr w:type="spellStart"/>
                      <w:r w:rsidRPr="008924EF">
                        <w:rPr>
                          <w:rFonts w:ascii="Consolas" w:hAnsi="Consolas" w:cs="Consolas"/>
                          <w:b/>
                          <w:color w:val="595959" w:themeColor="text1" w:themeTint="A6"/>
                          <w:lang w:val="en-US"/>
                        </w:rPr>
                        <w:t>LElbowYaw</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RShoulderRoll</w:t>
                      </w:r>
                      <w:proofErr w:type="spellEnd"/>
                      <w:r w:rsidRPr="008924EF">
                        <w:rPr>
                          <w:rFonts w:ascii="Consolas" w:hAnsi="Consolas" w:cs="Consolas"/>
                          <w:b/>
                          <w:color w:val="595959" w:themeColor="text1" w:themeTint="A6"/>
                          <w:lang w:val="en-US"/>
                        </w:rPr>
                        <w:t>", "</w:t>
                      </w:r>
                      <w:proofErr w:type="spellStart"/>
                      <w:r w:rsidRPr="008924EF">
                        <w:rPr>
                          <w:rFonts w:ascii="Consolas" w:hAnsi="Consolas" w:cs="Consolas"/>
                          <w:b/>
                          <w:color w:val="595959" w:themeColor="text1" w:themeTint="A6"/>
                          <w:lang w:val="en-US"/>
                        </w:rPr>
                        <w:t>RElbowYaw</w:t>
                      </w:r>
                      <w:proofErr w:type="spellEnd"/>
                      <w:r w:rsidRPr="008924EF">
                        <w:rPr>
                          <w:rFonts w:ascii="Consolas" w:hAnsi="Consolas" w:cs="Consolas"/>
                          <w:b/>
                          <w:color w:val="595959" w:themeColor="text1" w:themeTint="A6"/>
                          <w:lang w:val="en-US"/>
                        </w:rPr>
                        <w:t>" };</w:t>
                      </w:r>
                    </w:p>
                    <w:p w:rsidR="00CC3CED" w:rsidRPr="008924EF" w:rsidRDefault="00CC3CED"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Winkel1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CC3CED" w:rsidRPr="008924EF" w:rsidRDefault="00CC3CED" w:rsidP="008924EF">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int</w:t>
                      </w:r>
                      <w:proofErr w:type="spellEnd"/>
                      <w:r w:rsidRPr="008924EF">
                        <w:rPr>
                          <w:rFonts w:ascii="Consolas" w:hAnsi="Consolas" w:cs="Consolas"/>
                          <w:b/>
                          <w:color w:val="595959" w:themeColor="text1" w:themeTint="A6"/>
                        </w:rPr>
                        <w:t xml:space="preserve"> IDMotion1 = </w:t>
                      </w:r>
                      <w:proofErr w:type="spellStart"/>
                      <w:r w:rsidRPr="008924EF">
                        <w:rPr>
                          <w:rFonts w:ascii="Consolas" w:hAnsi="Consolas" w:cs="Consolas"/>
                          <w:b/>
                          <w:color w:val="595959" w:themeColor="text1" w:themeTint="A6"/>
                        </w:rPr>
                        <w:t>motion.post.angleInterpolationWithSpeed</w:t>
                      </w:r>
                      <w:proofErr w:type="spellEnd"/>
                      <w:r w:rsidRPr="008924EF">
                        <w:rPr>
                          <w:rFonts w:ascii="Consolas" w:hAnsi="Consolas" w:cs="Consolas"/>
                          <w:b/>
                          <w:color w:val="595959" w:themeColor="text1" w:themeTint="A6"/>
                        </w:rPr>
                        <w:t>(Joints, Winkel1, 0.2f);</w:t>
                      </w:r>
                    </w:p>
                    <w:p w:rsidR="00CC3CED" w:rsidRDefault="00CC3CED" w:rsidP="00A5637C">
                      <w:pPr>
                        <w:ind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float</w:t>
                      </w:r>
                      <w:proofErr w:type="spellEnd"/>
                      <w:r w:rsidRPr="008924EF">
                        <w:rPr>
                          <w:rFonts w:ascii="Consolas" w:hAnsi="Consolas" w:cs="Consolas"/>
                          <w:b/>
                          <w:color w:val="595959" w:themeColor="text1" w:themeTint="A6"/>
                        </w:rPr>
                        <w:t xml:space="preserve">[] Winkel2 = {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(-90),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(80),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 xml:space="preserve">(-40), </w:t>
                      </w:r>
                      <w:proofErr w:type="spellStart"/>
                      <w:r w:rsidRPr="008924EF">
                        <w:rPr>
                          <w:rFonts w:ascii="Consolas" w:hAnsi="Consolas" w:cs="Consolas"/>
                          <w:b/>
                          <w:color w:val="595959" w:themeColor="text1" w:themeTint="A6"/>
                        </w:rPr>
                        <w:t>UmrechnungDegRad</w:t>
                      </w:r>
                      <w:proofErr w:type="spellEnd"/>
                      <w:r w:rsidRPr="008924EF">
                        <w:rPr>
                          <w:rFonts w:ascii="Consolas" w:hAnsi="Consolas" w:cs="Consolas"/>
                          <w:b/>
                          <w:color w:val="595959" w:themeColor="text1" w:themeTint="A6"/>
                        </w:rPr>
                        <w:t>(90</w:t>
                      </w:r>
                      <w:proofErr w:type="gramStart"/>
                      <w:r w:rsidRPr="008924EF">
                        <w:rPr>
                          <w:rFonts w:ascii="Consolas" w:hAnsi="Consolas" w:cs="Consolas"/>
                          <w:b/>
                          <w:color w:val="595959" w:themeColor="text1" w:themeTint="A6"/>
                        </w:rPr>
                        <w:t>) }</w:t>
                      </w:r>
                      <w:proofErr w:type="gramEnd"/>
                      <w:r w:rsidRPr="008924EF">
                        <w:rPr>
                          <w:rFonts w:ascii="Consolas" w:hAnsi="Consolas" w:cs="Consolas"/>
                          <w:b/>
                          <w:color w:val="595959" w:themeColor="text1" w:themeTint="A6"/>
                        </w:rPr>
                        <w:t>;</w:t>
                      </w:r>
                    </w:p>
                    <w:p w:rsidR="00CC3CED" w:rsidRPr="009A71A3" w:rsidRDefault="00CC3CED" w:rsidP="008924EF">
                      <w:pPr>
                        <w:ind w:firstLine="567"/>
                        <w:rPr>
                          <w:rFonts w:ascii="Consolas" w:hAnsi="Consolas" w:cs="Consolas"/>
                          <w:b/>
                          <w:color w:val="595959" w:themeColor="text1" w:themeTint="A6"/>
                          <w:lang w:val="en-US"/>
                        </w:rPr>
                      </w:pPr>
                      <w:proofErr w:type="spellStart"/>
                      <w:proofErr w:type="gramStart"/>
                      <w:r w:rsidRPr="009A71A3">
                        <w:rPr>
                          <w:rFonts w:ascii="Consolas" w:hAnsi="Consolas" w:cs="Consolas"/>
                          <w:b/>
                          <w:color w:val="595959" w:themeColor="text1" w:themeTint="A6"/>
                          <w:lang w:val="en-US"/>
                        </w:rPr>
                        <w:t>int</w:t>
                      </w:r>
                      <w:proofErr w:type="spellEnd"/>
                      <w:proofErr w:type="gramEnd"/>
                      <w:r w:rsidRPr="009A71A3">
                        <w:rPr>
                          <w:rFonts w:ascii="Consolas" w:hAnsi="Consolas" w:cs="Consolas"/>
                          <w:b/>
                          <w:color w:val="595959" w:themeColor="text1" w:themeTint="A6"/>
                          <w:lang w:val="en-US"/>
                        </w:rPr>
                        <w:t xml:space="preserve"> IDMotion2 = </w:t>
                      </w:r>
                      <w:proofErr w:type="spellStart"/>
                      <w:r w:rsidRPr="009A71A3">
                        <w:rPr>
                          <w:rFonts w:ascii="Consolas" w:hAnsi="Consolas" w:cs="Consolas"/>
                          <w:b/>
                          <w:color w:val="595959" w:themeColor="text1" w:themeTint="A6"/>
                          <w:lang w:val="en-US"/>
                        </w:rPr>
                        <w:t>motion.post.angleInterpolationWithSpeed</w:t>
                      </w:r>
                      <w:proofErr w:type="spellEnd"/>
                      <w:r w:rsidRPr="009A71A3">
                        <w:rPr>
                          <w:rFonts w:ascii="Consolas" w:hAnsi="Consolas" w:cs="Consolas"/>
                          <w:b/>
                          <w:color w:val="595959" w:themeColor="text1" w:themeTint="A6"/>
                          <w:lang w:val="en-US"/>
                        </w:rPr>
                        <w:t>(Joints, Winkel2, 0.08f);</w:t>
                      </w:r>
                    </w:p>
                    <w:p w:rsidR="00CC3CED" w:rsidRPr="009A71A3" w:rsidRDefault="00CC3CED" w:rsidP="008924EF">
                      <w:pPr>
                        <w:rPr>
                          <w:rFonts w:ascii="Consolas" w:hAnsi="Consolas" w:cs="Consolas"/>
                          <w:b/>
                          <w:color w:val="595959" w:themeColor="text1" w:themeTint="A6"/>
                          <w:lang w:val="en-US"/>
                        </w:rPr>
                      </w:pPr>
                    </w:p>
                    <w:p w:rsidR="00CC3CED" w:rsidRPr="009A71A3" w:rsidRDefault="00CC3CED" w:rsidP="008924EF">
                      <w:pPr>
                        <w:ind w:firstLine="567"/>
                        <w:rPr>
                          <w:rFonts w:ascii="Consolas" w:hAnsi="Consolas" w:cs="Consolas"/>
                          <w:b/>
                          <w:color w:val="595959" w:themeColor="text1" w:themeTint="A6"/>
                          <w:lang w:val="en-US"/>
                        </w:rPr>
                      </w:pPr>
                      <w:proofErr w:type="gramStart"/>
                      <w:r w:rsidRPr="009A71A3">
                        <w:rPr>
                          <w:rFonts w:ascii="Consolas" w:hAnsi="Consolas" w:cs="Consolas"/>
                          <w:b/>
                          <w:color w:val="595959" w:themeColor="text1" w:themeTint="A6"/>
                          <w:lang w:val="en-US"/>
                        </w:rPr>
                        <w:t>while</w:t>
                      </w:r>
                      <w:proofErr w:type="gramEnd"/>
                      <w:r w:rsidRPr="009A71A3">
                        <w:rPr>
                          <w:rFonts w:ascii="Consolas" w:hAnsi="Consolas" w:cs="Consolas"/>
                          <w:b/>
                          <w:color w:val="595959" w:themeColor="text1" w:themeTint="A6"/>
                          <w:lang w:val="en-US"/>
                        </w:rPr>
                        <w:t xml:space="preserve">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 xml:space="preserve">(IDMotion1) || </w:t>
                      </w:r>
                      <w:proofErr w:type="spellStart"/>
                      <w:r w:rsidRPr="009A71A3">
                        <w:rPr>
                          <w:rFonts w:ascii="Consolas" w:hAnsi="Consolas" w:cs="Consolas"/>
                          <w:b/>
                          <w:color w:val="595959" w:themeColor="text1" w:themeTint="A6"/>
                          <w:lang w:val="en-US"/>
                        </w:rPr>
                        <w:t>motion.isRunning</w:t>
                      </w:r>
                      <w:proofErr w:type="spellEnd"/>
                      <w:r w:rsidRPr="009A71A3">
                        <w:rPr>
                          <w:rFonts w:ascii="Consolas" w:hAnsi="Consolas" w:cs="Consolas"/>
                          <w:b/>
                          <w:color w:val="595959" w:themeColor="text1" w:themeTint="A6"/>
                          <w:lang w:val="en-US"/>
                        </w:rPr>
                        <w:t>(IDMotion2))</w:t>
                      </w:r>
                    </w:p>
                    <w:p w:rsidR="00CC3CED" w:rsidRPr="008924EF" w:rsidRDefault="00CC3CED"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p w:rsidR="00CC3CED" w:rsidRPr="008924EF" w:rsidRDefault="00CC3CED" w:rsidP="008924EF">
                      <w:pPr>
                        <w:ind w:left="567" w:firstLine="567"/>
                        <w:rPr>
                          <w:rFonts w:ascii="Consolas" w:hAnsi="Consolas" w:cs="Consolas"/>
                          <w:b/>
                          <w:color w:val="595959" w:themeColor="text1" w:themeTint="A6"/>
                        </w:rPr>
                      </w:pPr>
                      <w:proofErr w:type="spellStart"/>
                      <w:r w:rsidRPr="008924EF">
                        <w:rPr>
                          <w:rFonts w:ascii="Consolas" w:hAnsi="Consolas" w:cs="Consolas"/>
                          <w:b/>
                          <w:color w:val="595959" w:themeColor="text1" w:themeTint="A6"/>
                        </w:rPr>
                        <w:t>SpeichereAlleWerte</w:t>
                      </w:r>
                      <w:proofErr w:type="spellEnd"/>
                      <w:r w:rsidRPr="008924EF">
                        <w:rPr>
                          <w:rFonts w:ascii="Consolas" w:hAnsi="Consolas" w:cs="Consolas"/>
                          <w:b/>
                          <w:color w:val="595959" w:themeColor="text1" w:themeTint="A6"/>
                        </w:rPr>
                        <w:t>();</w:t>
                      </w:r>
                    </w:p>
                    <w:p w:rsidR="00CC3CED" w:rsidRPr="00821BC0" w:rsidRDefault="00CC3CED" w:rsidP="008924EF">
                      <w:pPr>
                        <w:ind w:firstLine="567"/>
                        <w:rPr>
                          <w:rFonts w:ascii="Consolas" w:hAnsi="Consolas" w:cs="Consolas"/>
                          <w:b/>
                          <w:color w:val="595959" w:themeColor="text1" w:themeTint="A6"/>
                        </w:rPr>
                      </w:pPr>
                      <w:r w:rsidRPr="008924EF">
                        <w:rPr>
                          <w:rFonts w:ascii="Consolas" w:hAnsi="Consolas" w:cs="Consolas"/>
                          <w:b/>
                          <w:color w:val="595959" w:themeColor="text1" w:themeTint="A6"/>
                        </w:rPr>
                        <w:t>}</w:t>
                      </w:r>
                    </w:p>
                  </w:txbxContent>
                </v:textbox>
                <w10:anchorlock/>
              </v:shape>
            </w:pict>
          </mc:Fallback>
        </mc:AlternateContent>
      </w:r>
    </w:p>
    <w:p w:rsidR="00B03372" w:rsidRDefault="008924EF" w:rsidP="00CC6D96">
      <w:pPr>
        <w:pStyle w:val="Beschriftung"/>
        <w:jc w:val="center"/>
      </w:pPr>
      <w:bookmarkStart w:id="124" w:name="_Ref386875250"/>
      <w:bookmarkStart w:id="125" w:name="_Toc387003424"/>
      <w:r>
        <w:t xml:space="preserve">Code </w:t>
      </w:r>
      <w:fldSimple w:instr=" SEQ Code \* ARABIC ">
        <w:r w:rsidR="00B173AF">
          <w:rPr>
            <w:noProof/>
          </w:rPr>
          <w:t>4</w:t>
        </w:r>
      </w:fldSimple>
      <w:bookmarkEnd w:id="124"/>
      <w:r>
        <w:t xml:space="preserve">: eine vordefinierte Bewegung von </w:t>
      </w:r>
      <w:proofErr w:type="spellStart"/>
      <w:r>
        <w:t>Nao</w:t>
      </w:r>
      <w:bookmarkEnd w:id="125"/>
      <w:proofErr w:type="spellEnd"/>
    </w:p>
    <w:p w:rsidR="00F61118" w:rsidRDefault="00B03372" w:rsidP="008E7159">
      <w:r>
        <w:t xml:space="preserve">Dieser Code lässt </w:t>
      </w:r>
      <w:proofErr w:type="spellStart"/>
      <w:r>
        <w:t>Nao</w:t>
      </w:r>
      <w:proofErr w:type="spellEnd"/>
      <w:r>
        <w:t xml:space="preserve"> folgende Bewegung ausführen:</w:t>
      </w:r>
    </w:p>
    <w:tbl>
      <w:tblPr>
        <w:tblStyle w:val="Tabellenraster"/>
        <w:tblW w:w="0" w:type="auto"/>
        <w:tblLook w:val="04A0" w:firstRow="1" w:lastRow="0" w:firstColumn="1" w:lastColumn="0" w:noHBand="0" w:noVBand="1"/>
      </w:tblPr>
      <w:tblGrid>
        <w:gridCol w:w="3070"/>
        <w:gridCol w:w="3070"/>
        <w:gridCol w:w="3070"/>
      </w:tblGrid>
      <w:tr w:rsidR="00B03372" w:rsidTr="00B03372">
        <w:tc>
          <w:tcPr>
            <w:tcW w:w="3070" w:type="dxa"/>
          </w:tcPr>
          <w:p w:rsidR="00B03372" w:rsidRDefault="00B03372" w:rsidP="008E7159">
            <w:r>
              <w:t>Bild Startposition</w:t>
            </w:r>
          </w:p>
          <w:p w:rsidR="00B03372" w:rsidRDefault="00B03372" w:rsidP="008E7159"/>
          <w:p w:rsidR="00B03372" w:rsidRDefault="00B03372" w:rsidP="008E7159"/>
          <w:p w:rsidR="00B03372" w:rsidRDefault="00B03372" w:rsidP="008E7159">
            <w:commentRangeStart w:id="126"/>
            <w:r>
              <w:t xml:space="preserve">Startposition </w:t>
            </w:r>
            <w:proofErr w:type="spellStart"/>
            <w:r>
              <w:t>StandZero</w:t>
            </w:r>
            <w:commentRangeEnd w:id="126"/>
            <w:proofErr w:type="spellEnd"/>
            <w:r w:rsidR="00A5637C">
              <w:rPr>
                <w:rStyle w:val="Kommentarzeichen"/>
              </w:rPr>
              <w:commentReference w:id="126"/>
            </w:r>
          </w:p>
        </w:tc>
        <w:tc>
          <w:tcPr>
            <w:tcW w:w="3070" w:type="dxa"/>
          </w:tcPr>
          <w:p w:rsidR="00B03372" w:rsidRDefault="00B03372" w:rsidP="008E7159">
            <w:r>
              <w:t>Bild 2</w:t>
            </w:r>
          </w:p>
          <w:p w:rsidR="00B03372" w:rsidRDefault="00B03372" w:rsidP="008E7159"/>
          <w:p w:rsidR="00B03372" w:rsidRDefault="00B03372" w:rsidP="008E7159"/>
          <w:p w:rsidR="00B03372" w:rsidRDefault="00B03372" w:rsidP="008E7159">
            <w:r>
              <w:t>Beide Arme außen</w:t>
            </w:r>
          </w:p>
        </w:tc>
        <w:tc>
          <w:tcPr>
            <w:tcW w:w="3070" w:type="dxa"/>
          </w:tcPr>
          <w:p w:rsidR="00B03372" w:rsidRDefault="00B03372" w:rsidP="008E7159">
            <w:r>
              <w:t>Bild 3</w:t>
            </w:r>
          </w:p>
          <w:p w:rsidR="00B03372" w:rsidRDefault="00B03372" w:rsidP="008E7159"/>
          <w:p w:rsidR="00B03372" w:rsidRDefault="00B03372" w:rsidP="008E7159"/>
          <w:p w:rsidR="00B03372" w:rsidRDefault="00B03372" w:rsidP="008E7159">
            <w:r>
              <w:t>Beide arme angewinkelt</w:t>
            </w:r>
          </w:p>
        </w:tc>
      </w:tr>
    </w:tbl>
    <w:p w:rsidR="00F61118" w:rsidRDefault="00F61118" w:rsidP="008E7159"/>
    <w:p w:rsidR="00B03372" w:rsidRDefault="00B03372" w:rsidP="00B03372">
      <w:r>
        <w:t xml:space="preserve">Im ersten Schritt in </w:t>
      </w:r>
      <w:r>
        <w:fldChar w:fldCharType="begin"/>
      </w:r>
      <w:r>
        <w:instrText xml:space="preserve"> REF _Ref386875250 \h </w:instrText>
      </w:r>
      <w:r>
        <w:fldChar w:fldCharType="separate"/>
      </w:r>
      <w:r>
        <w:t xml:space="preserve">Code </w:t>
      </w:r>
      <w:r>
        <w:rPr>
          <w:noProof/>
        </w:rPr>
        <w:t>4</w:t>
      </w:r>
      <w:r>
        <w:fldChar w:fldCharType="end"/>
      </w:r>
      <w:r>
        <w:t xml:space="preserve"> werden die Namen der verschiedenen Winkel in der vom </w:t>
      </w:r>
      <w:proofErr w:type="spellStart"/>
      <w:r>
        <w:t>Nao</w:t>
      </w:r>
      <w:proofErr w:type="spellEnd"/>
      <w:r>
        <w:t>-SDK vorgegebenen Schreibweise angegeben</w:t>
      </w:r>
      <w:r w:rsidR="007229A7">
        <w:t xml:space="preserve"> und in der Liste Joints gespeichert</w:t>
      </w:r>
      <w:r>
        <w:t>. Zum Beispiel entspricht der erste Name „</w:t>
      </w:r>
      <w:proofErr w:type="spellStart"/>
      <w:r>
        <w:t>LElbowRoll</w:t>
      </w:r>
      <w:proofErr w:type="spellEnd"/>
      <w:r>
        <w:t>“ dem Roll-Winkel des linken Ellenbogens.</w:t>
      </w:r>
    </w:p>
    <w:p w:rsidR="00B03372" w:rsidRDefault="00B03372" w:rsidP="00B03372">
      <w:r>
        <w:t xml:space="preserve">Im zweiten Schritt werden die konkreten Winkel angegeben. Da </w:t>
      </w:r>
      <w:proofErr w:type="spellStart"/>
      <w:r>
        <w:t>Nao</w:t>
      </w:r>
      <w:proofErr w:type="spellEnd"/>
      <w:r>
        <w:t xml:space="preserve"> die Winkel in der Einheit Radiant benötigt, aber die meisten Menschen besser mit der Einheit Grad umgehen </w:t>
      </w:r>
      <w:r>
        <w:lastRenderedPageBreak/>
        <w:t xml:space="preserve">können, erfolgt bei jedem Winkel die Umrechnung von Grad in Radiant. Somit ist es einfacher eine Bewegung zu speichern, ohne jedes Mal selbst den Winkel umrechnen zu müssen. Die Reihenfolge der Winkel ist hierbei sehr wichtig, da der erste Winkel (in </w:t>
      </w:r>
      <w:r>
        <w:fldChar w:fldCharType="begin"/>
      </w:r>
      <w:r>
        <w:instrText xml:space="preserve"> REF _Ref386875250 \h </w:instrText>
      </w:r>
      <w:r>
        <w:fldChar w:fldCharType="separate"/>
      </w:r>
      <w:r>
        <w:t xml:space="preserve">Code </w:t>
      </w:r>
      <w:r>
        <w:rPr>
          <w:noProof/>
        </w:rPr>
        <w:t>4</w:t>
      </w:r>
      <w:r>
        <w:fldChar w:fldCharType="end"/>
      </w:r>
      <w:r>
        <w:t>: 0 Grad) dem ersten Winkelnamen (</w:t>
      </w:r>
      <w:r w:rsidR="007229A7">
        <w:t xml:space="preserve">in </w:t>
      </w:r>
      <w:r w:rsidR="007229A7">
        <w:fldChar w:fldCharType="begin"/>
      </w:r>
      <w:r w:rsidR="007229A7">
        <w:instrText xml:space="preserve"> REF _Ref386875250 \h </w:instrText>
      </w:r>
      <w:r w:rsidR="007229A7">
        <w:fldChar w:fldCharType="separate"/>
      </w:r>
      <w:r w:rsidR="007229A7">
        <w:t xml:space="preserve">Code </w:t>
      </w:r>
      <w:r w:rsidR="007229A7">
        <w:rPr>
          <w:noProof/>
        </w:rPr>
        <w:t>4</w:t>
      </w:r>
      <w:r w:rsidR="007229A7">
        <w:fldChar w:fldCharType="end"/>
      </w:r>
      <w:r w:rsidR="007229A7">
        <w:t>: „</w:t>
      </w:r>
      <w:proofErr w:type="spellStart"/>
      <w:r w:rsidR="007229A7">
        <w:t>LElbowRoll</w:t>
      </w:r>
      <w:proofErr w:type="spellEnd"/>
      <w:r w:rsidR="007229A7">
        <w:t>“) zugeordnet ist.</w:t>
      </w:r>
    </w:p>
    <w:p w:rsidR="00B03372" w:rsidRDefault="007229A7" w:rsidP="008E7159">
      <w:r>
        <w:t xml:space="preserve">Alle Winkel werden in einer Liste gespeichert, welche wieder in </w:t>
      </w:r>
      <w:r w:rsidR="00A5637C">
        <w:t>Zeile 3</w:t>
      </w:r>
      <w:r>
        <w:t xml:space="preserve"> benötigt wird. Dort werden die Joints, die konkreten Winkel und die Geschwindigkeit, mit der die Bewegung durchgeführt werden soll, angegeben. </w:t>
      </w:r>
      <w:r w:rsidR="00A5637C">
        <w:t xml:space="preserve">Dieser Schritt führt dazu, dass </w:t>
      </w:r>
      <w:proofErr w:type="spellStart"/>
      <w:r w:rsidR="00A5637C">
        <w:t>Nao</w:t>
      </w:r>
      <w:proofErr w:type="spellEnd"/>
      <w:r w:rsidR="00A5637C">
        <w:t xml:space="preserve"> von seiner Startposition (</w:t>
      </w:r>
      <w:commentRangeStart w:id="127"/>
      <w:r w:rsidR="00A5637C">
        <w:t>siehe …</w:t>
      </w:r>
      <w:commentRangeEnd w:id="127"/>
      <w:r w:rsidR="00A5637C">
        <w:rPr>
          <w:rStyle w:val="Kommentarzeichen"/>
        </w:rPr>
        <w:commentReference w:id="127"/>
      </w:r>
      <w:r w:rsidR="00A5637C">
        <w:t>) seine beiden Arme nach außen bewegt (</w:t>
      </w:r>
      <w:commentRangeStart w:id="128"/>
      <w:r w:rsidR="00A5637C">
        <w:t>siehe …</w:t>
      </w:r>
      <w:commentRangeEnd w:id="128"/>
      <w:r w:rsidR="00A5637C">
        <w:rPr>
          <w:rStyle w:val="Kommentarzeichen"/>
        </w:rPr>
        <w:commentReference w:id="128"/>
      </w:r>
      <w:r w:rsidR="00A5637C">
        <w:t>).</w:t>
      </w:r>
    </w:p>
    <w:p w:rsidR="00B03372" w:rsidRDefault="00B03372" w:rsidP="008E7159"/>
    <w:p w:rsidR="00B03372" w:rsidRPr="008E7159" w:rsidRDefault="00203561" w:rsidP="008E7159">
      <w:r>
        <w:t xml:space="preserve">Im dritten Schritt (Zeile 4 und 5) erfolgt das meiste ähnlich zu </w:t>
      </w:r>
      <w:r w:rsidR="00B8197F">
        <w:t xml:space="preserve">Schritt zwei. Zunächst werden die Winkel für die durchzuführende Bewegung angegeben und dann erfolgt wieder die Bewegung zu diesen Winkeln. Diese Bewegung soll im Vergleich zur ersten Bewegung jedoch etwas langsamer ausgeführt werden. Nach dieser Bewegung steht </w:t>
      </w:r>
      <w:proofErr w:type="spellStart"/>
      <w:r w:rsidR="00B8197F">
        <w:t>Nao</w:t>
      </w:r>
      <w:proofErr w:type="spellEnd"/>
      <w:r w:rsidR="00B8197F">
        <w:t xml:space="preserve"> wie in </w:t>
      </w:r>
      <w:commentRangeStart w:id="129"/>
      <w:r w:rsidR="00B8197F">
        <w:t xml:space="preserve">xxx </w:t>
      </w:r>
      <w:commentRangeEnd w:id="129"/>
      <w:r w:rsidR="00B8197F">
        <w:rPr>
          <w:rStyle w:val="Kommentarzeichen"/>
        </w:rPr>
        <w:commentReference w:id="129"/>
      </w:r>
      <w:r w:rsidR="00B8197F">
        <w:t xml:space="preserve">gezeigt mit ausgestreckten Armen und angewinkelten Ellenbogen da. </w:t>
      </w:r>
    </w:p>
    <w:p w:rsidR="005E0F1D" w:rsidRDefault="005E0F1D" w:rsidP="005E0F1D">
      <w:pPr>
        <w:pStyle w:val="berschrift3"/>
      </w:pPr>
      <w:bookmarkStart w:id="130" w:name="_Toc387003460"/>
      <w:r>
        <w:t xml:space="preserve">Speicherung Winkel vom </w:t>
      </w:r>
      <w:proofErr w:type="spellStart"/>
      <w:r>
        <w:t>Nao</w:t>
      </w:r>
      <w:bookmarkEnd w:id="130"/>
      <w:proofErr w:type="spellEnd"/>
    </w:p>
    <w:p w:rsidR="00ED3440" w:rsidRDefault="00CC6D96" w:rsidP="00ED3440">
      <w:commentRangeStart w:id="131"/>
      <w:r>
        <w:t>TEXT</w:t>
      </w:r>
      <w:commentRangeEnd w:id="131"/>
      <w:r>
        <w:rPr>
          <w:rStyle w:val="Kommentarzeichen"/>
        </w:rPr>
        <w:commentReference w:id="131"/>
      </w:r>
    </w:p>
    <w:p w:rsidR="009A0DFE" w:rsidRDefault="009A0DFE" w:rsidP="009A0DFE">
      <w:pPr>
        <w:pStyle w:val="berschrift2"/>
      </w:pPr>
      <w:bookmarkStart w:id="132" w:name="_Toc387003461"/>
      <w:commentRangeStart w:id="133"/>
      <w:r>
        <w:t>Kinect</w:t>
      </w:r>
      <w:commentRangeEnd w:id="133"/>
      <w:r w:rsidR="00474520">
        <w:rPr>
          <w:rStyle w:val="Kommentarzeichen"/>
          <w:rFonts w:eastAsia="Times New Roman"/>
          <w:b w:val="0"/>
          <w:bCs w:val="0"/>
          <w:color w:val="auto"/>
        </w:rPr>
        <w:commentReference w:id="133"/>
      </w:r>
      <w:bookmarkEnd w:id="132"/>
    </w:p>
    <w:p w:rsidR="00097711" w:rsidRPr="00097711" w:rsidRDefault="00097711" w:rsidP="00097711"/>
    <w:p w:rsidR="00AB327A" w:rsidRDefault="00AB327A" w:rsidP="00AB327A">
      <w:pPr>
        <w:pStyle w:val="berschrift3"/>
      </w:pPr>
      <w:bookmarkStart w:id="135" w:name="_Toc387003462"/>
      <w:r>
        <w:t xml:space="preserve">Berechnung Winkel </w:t>
      </w:r>
      <w:commentRangeStart w:id="136"/>
      <w:r>
        <w:t>Kinect</w:t>
      </w:r>
      <w:bookmarkEnd w:id="135"/>
      <w:commentRangeEnd w:id="136"/>
      <w:r w:rsidR="00CC3A7B">
        <w:rPr>
          <w:rStyle w:val="Kommentarzeichen"/>
          <w:rFonts w:eastAsia="Times New Roman"/>
          <w:b w:val="0"/>
          <w:bCs w:val="0"/>
          <w:color w:val="auto"/>
        </w:rPr>
        <w:commentReference w:id="136"/>
      </w:r>
    </w:p>
    <w:p w:rsidR="00B173AF" w:rsidRDefault="00F75A58" w:rsidP="007119DD">
      <w:r>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rsidR="005A5AD6">
        <w:t xml:space="preserve">Code </w:t>
      </w:r>
      <w:r w:rsidR="005A5AD6">
        <w:rPr>
          <w:noProof/>
        </w:rPr>
        <w:t>5</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p>
    <w:p w:rsidR="00B173AF" w:rsidRDefault="00B173AF" w:rsidP="00B173AF">
      <w:pPr>
        <w:keepNext/>
      </w:pPr>
      <w:r>
        <w:rPr>
          <w:noProof/>
          <w:lang w:eastAsia="de-DE"/>
        </w:rPr>
        <w:lastRenderedPageBreak/>
        <mc:AlternateContent>
          <mc:Choice Requires="wps">
            <w:drawing>
              <wp:inline distT="0" distB="0" distL="0" distR="0" wp14:anchorId="1FDBFDE7" wp14:editId="55A837D8">
                <wp:extent cx="5867400" cy="6276975"/>
                <wp:effectExtent l="0" t="0" r="19050" b="13335"/>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6276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C3CED" w:rsidRPr="0069426F" w:rsidRDefault="00CC3CED"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CC3CED" w:rsidRPr="0069426F" w:rsidRDefault="00CC3CED"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CC3CED" w:rsidRPr="0069426F" w:rsidRDefault="00CC3CED"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CC3CED" w:rsidRPr="0069426F" w:rsidRDefault="00CC3CED"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CC3CED" w:rsidRPr="0069426F" w:rsidRDefault="00CC3CED" w:rsidP="00B173AF">
                            <w:pPr>
                              <w:jc w:val="left"/>
                              <w:rPr>
                                <w:rFonts w:ascii="Consolas" w:hAnsi="Consolas" w:cs="Consolas"/>
                                <w:b/>
                                <w:color w:val="595959" w:themeColor="text1" w:themeTint="A6"/>
                                <w:lang w:val="en-US"/>
                              </w:rPr>
                            </w:pPr>
                          </w:p>
                          <w:p w:rsidR="00CC3CED" w:rsidRPr="0069426F" w:rsidRDefault="00CC3CED"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CC3CED" w:rsidRPr="0069426F" w:rsidRDefault="00CC3CED"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CC3CED" w:rsidRPr="0069426F" w:rsidRDefault="00CC3CED"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CC3CED" w:rsidRPr="0069426F" w:rsidRDefault="00CC3CED"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CC3CED" w:rsidRPr="0069426F" w:rsidRDefault="00CC3CED"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inline>
            </w:drawing>
          </mc:Choice>
          <mc:Fallback>
            <w:pict>
              <v:shape id="_x0000_s1030" type="#_x0000_t202" style="width:462pt;height:4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" fillcolor="white [3201]" strokecolor="#4f81bd [3204]" strokeweight="2pt">
                <v:textbox style="mso-fit-shape-to-text:t">
                  <w:txbxContent>
                    <w:p w:rsidR="00CC3CED" w:rsidRPr="0069426F" w:rsidRDefault="00CC3CED" w:rsidP="00B173AF">
                      <w:pPr>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public</w:t>
                      </w:r>
                      <w:proofErr w:type="gramEnd"/>
                      <w:r w:rsidRPr="0069426F">
                        <w:rPr>
                          <w:rFonts w:ascii="Consolas" w:hAnsi="Consolas" w:cs="Consolas"/>
                          <w:b/>
                          <w:color w:val="595959" w:themeColor="text1" w:themeTint="A6"/>
                          <w:lang w:val="en-US"/>
                        </w:rPr>
                        <w:t xml:space="preserve"> long </w:t>
                      </w:r>
                      <w:proofErr w:type="spellStart"/>
                      <w:r w:rsidRPr="0069426F">
                        <w:rPr>
                          <w:rFonts w:ascii="Consolas" w:hAnsi="Consolas" w:cs="Consolas"/>
                          <w:b/>
                          <w:color w:val="595959" w:themeColor="text1" w:themeTint="A6"/>
                          <w:lang w:val="en-US"/>
                        </w:rPr>
                        <w:t>GetBodySegmentAngle</w:t>
                      </w:r>
                      <w:proofErr w:type="spellEnd"/>
                      <w:r w:rsidRPr="0069426F">
                        <w:rPr>
                          <w:rFonts w:ascii="Consolas" w:hAnsi="Consolas" w:cs="Consolas"/>
                          <w:b/>
                          <w:color w:val="595959" w:themeColor="text1" w:themeTint="A6"/>
                          <w:lang w:val="en-US"/>
                        </w:rPr>
                        <w:t>(Joint joint1, Joint joint2, Joint joint3)</w:t>
                      </w:r>
                    </w:p>
                    <w:p w:rsidR="00CC3CED" w:rsidRPr="0069426F" w:rsidRDefault="00CC3CED"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CC3CED" w:rsidRPr="0069426F" w:rsidRDefault="00CC3CED"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vectorJoint1ToJoint2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joint1.Position.X - joint2.Position.X, joint1.Position.Y - joint2.Position.Y, 0);</w:t>
                      </w:r>
                    </w:p>
                    <w:p w:rsidR="00CC3CED" w:rsidRPr="0069426F" w:rsidRDefault="00CC3CED"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vectorJoint2ToJoint3 = new </w:t>
                      </w:r>
                      <w:proofErr w:type="gramStart"/>
                      <w:r w:rsidRPr="0069426F">
                        <w:rPr>
                          <w:rFonts w:ascii="Consolas" w:hAnsi="Consolas" w:cs="Consolas"/>
                          <w:b/>
                          <w:color w:val="595959" w:themeColor="text1" w:themeTint="A6"/>
                          <w:lang w:val="en-US"/>
                        </w:rPr>
                        <w:t>Vector3D(</w:t>
                      </w:r>
                      <w:proofErr w:type="gramEnd"/>
                      <w:r w:rsidRPr="0069426F">
                        <w:rPr>
                          <w:rFonts w:ascii="Consolas" w:hAnsi="Consolas" w:cs="Consolas"/>
                          <w:b/>
                          <w:color w:val="595959" w:themeColor="text1" w:themeTint="A6"/>
                          <w:lang w:val="en-US"/>
                        </w:rPr>
                        <w:t>joint2.Position.X - joint3.Position.X, joint2.Position.Y - joint3.Position.Y, 0);</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vectorJoint1ToJoint2.Normalize(</w:t>
                      </w:r>
                      <w:proofErr w:type="gramEnd"/>
                      <w:r w:rsidRPr="0069426F">
                        <w:rPr>
                          <w:rFonts w:ascii="Consolas" w:hAnsi="Consolas" w:cs="Consolas"/>
                          <w:b/>
                          <w:color w:val="595959" w:themeColor="text1" w:themeTint="A6"/>
                          <w:lang w:val="en-US"/>
                        </w:rPr>
                        <w:t>);</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vectorJoint2ToJoint3.Normalize(</w:t>
                      </w:r>
                      <w:proofErr w:type="gramEnd"/>
                      <w:r w:rsidRPr="0069426F">
                        <w:rPr>
                          <w:rFonts w:ascii="Consolas" w:hAnsi="Consolas" w:cs="Consolas"/>
                          <w:b/>
                          <w:color w:val="595959" w:themeColor="text1" w:themeTint="A6"/>
                          <w:lang w:val="en-US"/>
                        </w:rPr>
                        <w:t>);</w:t>
                      </w:r>
                    </w:p>
                    <w:p w:rsidR="00CC3CED" w:rsidRPr="0069426F" w:rsidRDefault="00CC3CED" w:rsidP="00B173AF">
                      <w:pPr>
                        <w:jc w:val="left"/>
                        <w:rPr>
                          <w:rFonts w:ascii="Consolas" w:hAnsi="Consolas" w:cs="Consolas"/>
                          <w:b/>
                          <w:color w:val="595959" w:themeColor="text1" w:themeTint="A6"/>
                          <w:lang w:val="en-US"/>
                        </w:rPr>
                      </w:pPr>
                    </w:p>
                    <w:p w:rsidR="00CC3CED" w:rsidRPr="0069426F" w:rsidRDefault="00CC3CED" w:rsidP="00B173AF">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xml:space="preserve">Vector3D </w:t>
                      </w:r>
                      <w:proofErr w:type="spellStart"/>
                      <w:r w:rsidRPr="0069426F">
                        <w:rPr>
                          <w:rFonts w:ascii="Consolas" w:hAnsi="Consolas" w:cs="Consolas"/>
                          <w:b/>
                          <w:color w:val="595959" w:themeColor="text1" w:themeTint="A6"/>
                          <w:lang w:val="en-US"/>
                        </w:rPr>
                        <w:t>crossProduct</w:t>
                      </w:r>
                      <w:proofErr w:type="spellEnd"/>
                      <w:r w:rsidRPr="0069426F">
                        <w:rPr>
                          <w:rFonts w:ascii="Consolas" w:hAnsi="Consolas" w:cs="Consolas"/>
                          <w:b/>
                          <w:color w:val="595959" w:themeColor="text1" w:themeTint="A6"/>
                          <w:lang w:val="en-US"/>
                        </w:rPr>
                        <w:t xml:space="preserve"> = </w:t>
                      </w:r>
                      <w:proofErr w:type="gramStart"/>
                      <w:r w:rsidRPr="0069426F">
                        <w:rPr>
                          <w:rFonts w:ascii="Consolas" w:hAnsi="Consolas" w:cs="Consolas"/>
                          <w:b/>
                          <w:color w:val="595959" w:themeColor="text1" w:themeTint="A6"/>
                          <w:lang w:val="en-US"/>
                        </w:rPr>
                        <w:t>Vector3D.CrossProduct(</w:t>
                      </w:r>
                      <w:proofErr w:type="gramEnd"/>
                      <w:r w:rsidRPr="0069426F">
                        <w:rPr>
                          <w:rFonts w:ascii="Consolas" w:hAnsi="Consolas" w:cs="Consolas"/>
                          <w:b/>
                          <w:color w:val="595959" w:themeColor="text1" w:themeTint="A6"/>
                          <w:lang w:val="en-US"/>
                        </w:rPr>
                        <w:t>vectorJoint1ToJoint2, vectorJoint2ToJoint3);</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 </w:t>
                      </w:r>
                      <w:proofErr w:type="spellStart"/>
                      <w:r w:rsidRPr="0069426F">
                        <w:rPr>
                          <w:rFonts w:ascii="Consolas" w:hAnsi="Consolas" w:cs="Consolas"/>
                          <w:b/>
                          <w:color w:val="595959" w:themeColor="text1" w:themeTint="A6"/>
                          <w:lang w:val="en-US"/>
                        </w:rPr>
                        <w:t>crossProduct.Z</w:t>
                      </w:r>
                      <w:proofErr w:type="spellEnd"/>
                      <w:r w:rsidRPr="0069426F">
                        <w:rPr>
                          <w:rFonts w:ascii="Consolas" w:hAnsi="Consolas" w:cs="Consolas"/>
                          <w:b/>
                          <w:color w:val="595959" w:themeColor="text1" w:themeTint="A6"/>
                          <w:lang w:val="en-US"/>
                        </w:rPr>
                        <w:t>;</w:t>
                      </w:r>
                    </w:p>
                    <w:p w:rsidR="00CC3CED" w:rsidRPr="0069426F" w:rsidRDefault="00CC3CED"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 xml:space="preserve"> = Vector3D.DotProduct(vectorJoint1ToJoint2, vectorJoint2ToJoint3);</w:t>
                      </w:r>
                    </w:p>
                    <w:p w:rsidR="00CC3CED" w:rsidRPr="0069426F" w:rsidRDefault="00CC3CED" w:rsidP="00B173AF">
                      <w:pPr>
                        <w:ind w:left="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Math.Atan2(</w:t>
                      </w:r>
                      <w:proofErr w:type="spellStart"/>
                      <w:r w:rsidRPr="0069426F">
                        <w:rPr>
                          <w:rFonts w:ascii="Consolas" w:hAnsi="Consolas" w:cs="Consolas"/>
                          <w:b/>
                          <w:color w:val="595959" w:themeColor="text1" w:themeTint="A6"/>
                          <w:lang w:val="en-US"/>
                        </w:rPr>
                        <w:t>crossProductLength</w:t>
                      </w:r>
                      <w:proofErr w:type="spellEnd"/>
                      <w:r w:rsidRPr="0069426F">
                        <w:rPr>
                          <w:rFonts w:ascii="Consolas" w:hAnsi="Consolas" w:cs="Consolas"/>
                          <w:b/>
                          <w:color w:val="595959" w:themeColor="text1" w:themeTint="A6"/>
                          <w:lang w:val="en-US"/>
                        </w:rPr>
                        <w:t xml:space="preserve">, </w:t>
                      </w:r>
                      <w:proofErr w:type="spellStart"/>
                      <w:r w:rsidRPr="0069426F">
                        <w:rPr>
                          <w:rFonts w:ascii="Consolas" w:hAnsi="Consolas" w:cs="Consolas"/>
                          <w:b/>
                          <w:color w:val="595959" w:themeColor="text1" w:themeTint="A6"/>
                          <w:lang w:val="en-US"/>
                        </w:rPr>
                        <w:t>dotProduct</w:t>
                      </w:r>
                      <w:proofErr w:type="spellEnd"/>
                      <w:r w:rsidRPr="0069426F">
                        <w:rPr>
                          <w:rFonts w:ascii="Consolas" w:hAnsi="Consolas" w:cs="Consolas"/>
                          <w:b/>
                          <w:color w:val="595959" w:themeColor="text1" w:themeTint="A6"/>
                          <w:lang w:val="en-US"/>
                        </w:rPr>
                        <w:t>);</w:t>
                      </w:r>
                    </w:p>
                    <w:p w:rsidR="00CC3CED" w:rsidRPr="0069426F" w:rsidRDefault="00CC3CED"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double</w:t>
                      </w:r>
                      <w:proofErr w:type="gramEnd"/>
                      <w:r w:rsidRPr="0069426F">
                        <w:rPr>
                          <w:rFonts w:ascii="Consolas" w:hAnsi="Consolas" w:cs="Consolas"/>
                          <w:b/>
                          <w:color w:val="595959" w:themeColor="text1" w:themeTint="A6"/>
                          <w:lang w:val="en-US"/>
                        </w:rPr>
                        <w:t xml:space="preserve"> degrees = </w:t>
                      </w:r>
                      <w:proofErr w:type="spellStart"/>
                      <w:r w:rsidRPr="0069426F">
                        <w:rPr>
                          <w:rFonts w:ascii="Consolas" w:hAnsi="Consolas" w:cs="Consolas"/>
                          <w:b/>
                          <w:color w:val="595959" w:themeColor="text1" w:themeTint="A6"/>
                          <w:lang w:val="en-US"/>
                        </w:rPr>
                        <w:t>segmentAngle</w:t>
                      </w:r>
                      <w:proofErr w:type="spellEnd"/>
                      <w:r w:rsidRPr="0069426F">
                        <w:rPr>
                          <w:rFonts w:ascii="Consolas" w:hAnsi="Consolas" w:cs="Consolas"/>
                          <w:b/>
                          <w:color w:val="595959" w:themeColor="text1" w:themeTint="A6"/>
                          <w:lang w:val="en-US"/>
                        </w:rPr>
                        <w:t xml:space="preserve"> * (180 / </w:t>
                      </w:r>
                      <w:proofErr w:type="spellStart"/>
                      <w:r w:rsidRPr="0069426F">
                        <w:rPr>
                          <w:rFonts w:ascii="Consolas" w:hAnsi="Consolas" w:cs="Consolas"/>
                          <w:b/>
                          <w:color w:val="595959" w:themeColor="text1" w:themeTint="A6"/>
                          <w:lang w:val="en-US"/>
                        </w:rPr>
                        <w:t>Math.PI</w:t>
                      </w:r>
                      <w:proofErr w:type="spellEnd"/>
                      <w:r w:rsidRPr="0069426F">
                        <w:rPr>
                          <w:rFonts w:ascii="Consolas" w:hAnsi="Consolas" w:cs="Consolas"/>
                          <w:b/>
                          <w:color w:val="595959" w:themeColor="text1" w:themeTint="A6"/>
                          <w:lang w:val="en-US"/>
                        </w:rPr>
                        <w:t>);</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degrees</w:t>
                      </w:r>
                      <w:proofErr w:type="gramEnd"/>
                      <w:r w:rsidRPr="0069426F">
                        <w:rPr>
                          <w:rFonts w:ascii="Consolas" w:hAnsi="Consolas" w:cs="Consolas"/>
                          <w:b/>
                          <w:color w:val="595959" w:themeColor="text1" w:themeTint="A6"/>
                          <w:lang w:val="en-US"/>
                        </w:rPr>
                        <w:t xml:space="preserve"> = degrees % 360;</w:t>
                      </w:r>
                    </w:p>
                    <w:p w:rsidR="00CC3CED" w:rsidRPr="0069426F" w:rsidRDefault="00CC3CED" w:rsidP="00B173AF">
                      <w:pPr>
                        <w:ind w:firstLine="567"/>
                        <w:jc w:val="left"/>
                        <w:rPr>
                          <w:rFonts w:ascii="Consolas" w:hAnsi="Consolas" w:cs="Consolas"/>
                          <w:b/>
                          <w:color w:val="595959" w:themeColor="text1" w:themeTint="A6"/>
                          <w:lang w:val="en-US"/>
                        </w:rPr>
                      </w:pPr>
                      <w:proofErr w:type="gramStart"/>
                      <w:r w:rsidRPr="0069426F">
                        <w:rPr>
                          <w:rFonts w:ascii="Consolas" w:hAnsi="Consolas" w:cs="Consolas"/>
                          <w:b/>
                          <w:color w:val="595959" w:themeColor="text1" w:themeTint="A6"/>
                          <w:lang w:val="en-US"/>
                        </w:rPr>
                        <w:t>return</w:t>
                      </w:r>
                      <w:proofErr w:type="gramEnd"/>
                      <w:r w:rsidRPr="0069426F">
                        <w:rPr>
                          <w:rFonts w:ascii="Consolas" w:hAnsi="Consolas" w:cs="Consolas"/>
                          <w:b/>
                          <w:color w:val="595959" w:themeColor="text1" w:themeTint="A6"/>
                          <w:lang w:val="en-US"/>
                        </w:rPr>
                        <w:t xml:space="preserve"> Convert.ToInt64(degrees);</w:t>
                      </w:r>
                    </w:p>
                    <w:p w:rsidR="00CC3CED" w:rsidRPr="0069426F" w:rsidRDefault="00CC3CED" w:rsidP="00B173AF">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anchorlock/>
              </v:shape>
            </w:pict>
          </mc:Fallback>
        </mc:AlternateContent>
      </w:r>
    </w:p>
    <w:p w:rsidR="00B173AF" w:rsidRPr="00B173AF" w:rsidRDefault="00B173AF" w:rsidP="00CC6D96">
      <w:pPr>
        <w:pStyle w:val="Beschriftung"/>
        <w:jc w:val="center"/>
      </w:pPr>
      <w:bookmarkStart w:id="137" w:name="_Toc387003425"/>
      <w:r>
        <w:t xml:space="preserve">Code </w:t>
      </w:r>
      <w:fldSimple w:instr=" SEQ Code \* ARABIC ">
        <w:r>
          <w:rPr>
            <w:noProof/>
          </w:rPr>
          <w:t>5</w:t>
        </w:r>
      </w:fldSimple>
      <w:r>
        <w:t xml:space="preserve">: </w:t>
      </w:r>
      <w:r w:rsidRPr="00FC71EF">
        <w:t>Berechnung von zusammenhängenden Knochen</w:t>
      </w:r>
      <w:bookmarkEnd w:id="137"/>
    </w:p>
    <w:p w:rsidR="00AB327A" w:rsidRDefault="00AB327A" w:rsidP="00AB327A">
      <w:pPr>
        <w:pStyle w:val="berschrift3"/>
      </w:pPr>
      <w:bookmarkStart w:id="138" w:name="_Toc387003463"/>
      <w:r>
        <w:t xml:space="preserve">Vergleich Winkel Kinect &lt;-&gt; </w:t>
      </w:r>
      <w:proofErr w:type="spellStart"/>
      <w:r>
        <w:t>Nao</w:t>
      </w:r>
      <w:bookmarkEnd w:id="138"/>
      <w:proofErr w:type="spellEnd"/>
    </w:p>
    <w:p w:rsidR="00C73DC2" w:rsidRDefault="00FF469E" w:rsidP="00C73DC2">
      <w:r>
        <w:t>Wie oben beschrieben, sind die</w:t>
      </w:r>
      <w:r w:rsidR="00C73DC2">
        <w:t xml:space="preserve"> </w:t>
      </w:r>
      <w:r>
        <w:t xml:space="preserve">Werte des </w:t>
      </w:r>
      <w:proofErr w:type="spellStart"/>
      <w:r>
        <w:t>Nao</w:t>
      </w:r>
      <w:proofErr w:type="spellEnd"/>
      <w:r>
        <w:t xml:space="preserve"> in einer Liste im </w:t>
      </w:r>
      <w:proofErr w:type="spellStart"/>
      <w:r>
        <w:t>MainWindow</w:t>
      </w:r>
      <w:proofErr w:type="spellEnd"/>
      <w:r>
        <w:t xml:space="preserve"> gespeichert. Über diese Liste wird mittels </w:t>
      </w:r>
      <w:proofErr w:type="spellStart"/>
      <w:r>
        <w:t>for</w:t>
      </w:r>
      <w:proofErr w:type="spellEnd"/>
      <w:r>
        <w:t xml:space="preserve">-Schleife iteriert und betrachtet, ob der erste </w:t>
      </w:r>
      <w:proofErr w:type="gramStart"/>
      <w:r>
        <w:t>Werte</w:t>
      </w:r>
      <w:proofErr w:type="gramEnd"/>
      <w:r>
        <w:t xml:space="preserve"> erreicht wird, falls ja, wird der dieser Wert aus der Liste entfernt. Da diese Operation in einer </w:t>
      </w:r>
      <w:proofErr w:type="spellStart"/>
      <w:r>
        <w:t>While</w:t>
      </w:r>
      <w:proofErr w:type="spellEnd"/>
      <w:r>
        <w:t xml:space="preserve">-Schleife liegt, wird erneut das erste Element der Liste überprüft, dieses ist nun aber das vorherige zweite Element. Wenn die Liste leer ist, wird die Variable „erreicht“ auf </w:t>
      </w:r>
      <w:proofErr w:type="spellStart"/>
      <w:r>
        <w:t>true</w:t>
      </w:r>
      <w:proofErr w:type="spellEnd"/>
      <w:r>
        <w:t xml:space="preserve"> gesetzt. </w:t>
      </w:r>
    </w:p>
    <w:p w:rsidR="00FF469E" w:rsidRPr="00C73DC2" w:rsidRDefault="00FF469E" w:rsidP="00C73DC2">
      <w:r>
        <w:lastRenderedPageBreak/>
        <w:t xml:space="preserve">Nach Ablauf des </w:t>
      </w:r>
      <w:proofErr w:type="spellStart"/>
      <w:r>
        <w:t>Timers</w:t>
      </w:r>
      <w:proofErr w:type="spellEnd"/>
      <w:r>
        <w:t xml:space="preserve"> werden alle entsprechenden sechs Werte abgefragt. Sind alle Werte auf </w:t>
      </w:r>
      <w:proofErr w:type="spellStart"/>
      <w:r>
        <w:t>true</w:t>
      </w:r>
      <w:proofErr w:type="spellEnd"/>
      <w:r>
        <w:t xml:space="preserve">, hat man die Bewegung erfolgreich wiederholt und sieht dies entsprechen als Text auf der GUI. Falls nicht, bekommt man die Möglichkeit einen </w:t>
      </w:r>
      <w:r w:rsidR="00CC3A7B">
        <w:t>weiteren</w:t>
      </w:r>
      <w:r>
        <w:t xml:space="preserve"> Versuch zu starten</w:t>
      </w:r>
      <w:r w:rsidR="00CC3A7B">
        <w:t xml:space="preserve"> oder die Bewegung des </w:t>
      </w:r>
      <w:proofErr w:type="spellStart"/>
      <w:r w:rsidR="00CC3A7B">
        <w:t>Nao</w:t>
      </w:r>
      <w:proofErr w:type="spellEnd"/>
      <w:r w:rsidR="00CC3A7B">
        <w:t xml:space="preserve"> zu ändern</w:t>
      </w:r>
      <w:r>
        <w:t>.</w:t>
      </w:r>
    </w:p>
    <w:p w:rsidR="001F7881" w:rsidRDefault="001F7881" w:rsidP="001F7881">
      <w:pPr>
        <w:pStyle w:val="berschrift3"/>
      </w:pPr>
      <w:bookmarkStart w:id="139" w:name="_Toc387003464"/>
      <w:r>
        <w:t>Schwierigkeitsgrade</w:t>
      </w:r>
      <w:bookmarkEnd w:id="139"/>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F7001A" w:rsidRPr="00F7001A" w:rsidRDefault="006B7F64" w:rsidP="00F7001A">
      <w:r>
        <w:t xml:space="preserve">Dabei </w:t>
      </w:r>
      <w:r w:rsidR="00FF469E">
        <w:t xml:space="preserve">entspricht „leicht“ einer Abweichung vom Winkel des </w:t>
      </w:r>
      <w:proofErr w:type="spellStart"/>
      <w:r w:rsidR="00FF469E">
        <w:t>Nao</w:t>
      </w:r>
      <w:proofErr w:type="spellEnd"/>
      <w:r w:rsidR="00FF469E">
        <w:t xml:space="preserve"> um 20°, mittel einer Abweichung um 15° und schwer einer </w:t>
      </w:r>
      <w:commentRangeStart w:id="140"/>
      <w:r w:rsidR="00FF469E">
        <w:t xml:space="preserve">Abweichung von 10°. </w:t>
      </w:r>
      <w:commentRangeEnd w:id="140"/>
      <w:r w:rsidR="00CC3A7B">
        <w:rPr>
          <w:rStyle w:val="Kommentarzeichen"/>
        </w:rPr>
        <w:commentReference w:id="140"/>
      </w:r>
      <w:r w:rsidR="00CC3A7B">
        <w:t xml:space="preserve">Demnach wird bei der Überprüfung der Winkel wie im vorherigen Kapitel beschrieben, nicht betrachtet, ob der Wert exakt erreicht wird, sondern lediglich, ob er – je nach Schwierigkeit – in einem Bereich von +/- 10, 15 bzw. 20 Grad liegt. Liegt in der Liste also der Wert 45 Grad, so wird dieser bei der Schwierigkeitsstufe leicht aus der Liste gelöscht sobald die Kinect an dieser Stelle einen Winkel zwischen 25 und 65 Grad übermittelt. </w:t>
      </w:r>
    </w:p>
    <w:p w:rsidR="009A0DFE" w:rsidRDefault="00FB03C2" w:rsidP="009A0DFE">
      <w:pPr>
        <w:pStyle w:val="berschrift2"/>
      </w:pPr>
      <w:bookmarkStart w:id="141" w:name="_Ref386037541"/>
      <w:bookmarkStart w:id="142" w:name="_Ref386037618"/>
      <w:bookmarkStart w:id="143" w:name="_Toc387003465"/>
      <w:r>
        <w:t>GUI</w:t>
      </w:r>
      <w:bookmarkEnd w:id="141"/>
      <w:bookmarkEnd w:id="142"/>
      <w:bookmarkEnd w:id="143"/>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w:t>
      </w:r>
      <w:proofErr w:type="spellStart"/>
      <w:r w:rsidR="00FB03C2">
        <w:t>Kincet</w:t>
      </w:r>
      <w:proofErr w:type="spellEnd"/>
      <w:r w:rsidR="00FB03C2">
        <w:t xml:space="preserve">,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 xml:space="preserve">„Bewegung </w:t>
      </w:r>
      <w:proofErr w:type="spellStart"/>
      <w:r>
        <w:t>wdh</w:t>
      </w:r>
      <w:proofErr w:type="spellEnd"/>
      <w:r>
        <w:t>“</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t xml:space="preserve">Die Buttons „Bewegung </w:t>
      </w:r>
      <w:proofErr w:type="spellStart"/>
      <w:r>
        <w:t>wdh</w:t>
      </w:r>
      <w:proofErr w:type="spellEnd"/>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lastRenderedPageBreak/>
        <w:drawing>
          <wp:inline distT="0" distB="0" distL="0" distR="0" wp14:anchorId="31734AC3" wp14:editId="2F07E6E5">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44" w:name="_Ref386053881"/>
      <w:bookmarkStart w:id="145" w:name="_Toc387003420"/>
      <w:r>
        <w:t xml:space="preserve">Abb. </w:t>
      </w:r>
      <w:fldSimple w:instr=" SEQ Abb. \* ARABIC ">
        <w:r w:rsidR="000F51A0">
          <w:rPr>
            <w:noProof/>
          </w:rPr>
          <w:t>18</w:t>
        </w:r>
      </w:fldSimple>
      <w:bookmarkEnd w:id="144"/>
      <w:r>
        <w:t>: GUI zum Spiel</w:t>
      </w:r>
      <w:bookmarkEnd w:id="145"/>
    </w:p>
    <w:p w:rsidR="00FB03C2" w:rsidRDefault="00FB03C2" w:rsidP="00FB03C2">
      <w:r>
        <w:t xml:space="preserve">Während eine neue Bewegung vom </w:t>
      </w:r>
      <w:proofErr w:type="spellStart"/>
      <w:r>
        <w:t>Nao</w:t>
      </w:r>
      <w:proofErr w:type="spellEnd"/>
      <w:r>
        <w:t xml:space="preserve">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t>
      </w:r>
      <w:proofErr w:type="spellStart"/>
      <w:r>
        <w:t>wdh</w:t>
      </w:r>
      <w:proofErr w:type="spellEnd"/>
      <w:r>
        <w:t xml:space="preserve">‘“. </w:t>
      </w:r>
    </w:p>
    <w:p w:rsidR="008E5440" w:rsidRDefault="008E5440" w:rsidP="00FB03C2">
      <w:r>
        <w:t xml:space="preserve">Während der Spieler die Bewegung nachmacht, geht der Roboter in die </w:t>
      </w:r>
      <w:commentRangeStart w:id="146"/>
      <w:r>
        <w:t xml:space="preserve">Ausgangsposition </w:t>
      </w:r>
      <w:commentRangeEnd w:id="146"/>
      <w:r>
        <w:rPr>
          <w:rStyle w:val="Kommentarzeichen"/>
        </w:rPr>
        <w:commentReference w:id="146"/>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w:t>
      </w:r>
      <w:proofErr w:type="spellStart"/>
      <w:r>
        <w:t>Null</w:t>
      </w:r>
      <w:proofErr w:type="spellEnd"/>
      <w:r>
        <w:t xml:space="preserve"> gesetzt und der gleiche oder ein anderer Spieler kann versuchen, eine höhere Punktzahl zu erreichen. </w:t>
      </w:r>
    </w:p>
    <w:p w:rsidR="00CB2945" w:rsidRDefault="00CB2945" w:rsidP="00CB2945">
      <w:pPr>
        <w:pStyle w:val="berschrift2"/>
      </w:pPr>
      <w:bookmarkStart w:id="147" w:name="_Toc387003466"/>
      <w:r>
        <w:lastRenderedPageBreak/>
        <w:t>Tes</w:t>
      </w:r>
      <w:r w:rsidR="00474520">
        <w:t>t</w:t>
      </w:r>
      <w:bookmarkEnd w:id="147"/>
    </w:p>
    <w:p w:rsidR="00C14473" w:rsidRDefault="00CB2945" w:rsidP="00CB2945">
      <w:commentRangeStart w:id="148"/>
      <w:r>
        <w:t xml:space="preserve">Jede Bewegung wurde </w:t>
      </w:r>
      <w:proofErr w:type="gramStart"/>
      <w:r>
        <w:t>20 mal</w:t>
      </w:r>
      <w:proofErr w:type="gramEnd"/>
      <w:r>
        <w:t xml:space="preserve"> vor der Kinect durchgeführt. Die beste Bewegung war das Heben der rechten Hand, wobei die Bewegung </w:t>
      </w:r>
      <w:proofErr w:type="gramStart"/>
      <w:r>
        <w:t>18 mal</w:t>
      </w:r>
      <w:proofErr w:type="gramEnd"/>
      <w:r>
        <w:t xml:space="preserve"> als erfolgreich anerkannt wurde. </w:t>
      </w:r>
      <w:r w:rsidR="007B118A">
        <w:t>Am schlechtesten wurde die Bewegung … mit 8 Bewegungen erkannt.</w:t>
      </w:r>
      <w:commentRangeEnd w:id="148"/>
      <w:r w:rsidR="00C14473">
        <w:rPr>
          <w:rStyle w:val="Kommentarzeichen"/>
        </w:rPr>
        <w:commentReference w:id="148"/>
      </w:r>
    </w:p>
    <w:tbl>
      <w:tblPr>
        <w:tblStyle w:val="HelleSchattierung-Akzent1"/>
        <w:tblW w:w="0" w:type="auto"/>
        <w:tblLook w:val="04A0" w:firstRow="1" w:lastRow="0" w:firstColumn="1" w:lastColumn="0" w:noHBand="0" w:noVBand="1"/>
      </w:tblPr>
      <w:tblGrid>
        <w:gridCol w:w="1668"/>
        <w:gridCol w:w="2409"/>
        <w:gridCol w:w="2552"/>
        <w:gridCol w:w="2581"/>
      </w:tblGrid>
      <w:tr w:rsidR="00C14473" w:rsidTr="00CC6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Leichte Schwierigkeit</w:t>
            </w:r>
          </w:p>
        </w:tc>
        <w:tc>
          <w:tcPr>
            <w:tcW w:w="2552"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Mittlere Schwierigkeit</w:t>
            </w:r>
          </w:p>
        </w:tc>
        <w:tc>
          <w:tcPr>
            <w:tcW w:w="2581" w:type="dxa"/>
          </w:tcPr>
          <w:p w:rsidR="00C14473" w:rsidRDefault="00C14473" w:rsidP="00CB2945">
            <w:pPr>
              <w:cnfStyle w:val="100000000000" w:firstRow="1" w:lastRow="0" w:firstColumn="0" w:lastColumn="0" w:oddVBand="0" w:evenVBand="0" w:oddHBand="0" w:evenHBand="0" w:firstRowFirstColumn="0" w:firstRowLastColumn="0" w:lastRowFirstColumn="0" w:lastRowLastColumn="0"/>
            </w:pPr>
            <w:r>
              <w:t>Schwere Schwierigkeit</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1</w:t>
            </w:r>
          </w:p>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7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2</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10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8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6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3</w:t>
            </w:r>
          </w:p>
        </w:tc>
        <w:tc>
          <w:tcPr>
            <w:tcW w:w="2409"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52"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10 von 10</w:t>
            </w:r>
          </w:p>
        </w:tc>
        <w:tc>
          <w:tcPr>
            <w:tcW w:w="2581" w:type="dxa"/>
          </w:tcPr>
          <w:p w:rsidR="00C14473" w:rsidRDefault="00C14473" w:rsidP="00CC3CED">
            <w:pPr>
              <w:cnfStyle w:val="000000100000" w:firstRow="0" w:lastRow="0" w:firstColumn="0" w:lastColumn="0" w:oddVBand="0" w:evenVBand="0" w:oddHBand="1" w:evenHBand="0" w:firstRowFirstColumn="0" w:firstRowLastColumn="0" w:lastRowFirstColumn="0" w:lastRowLastColumn="0"/>
            </w:pPr>
            <w:r>
              <w:t>9 von 10</w:t>
            </w: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r>
              <w:t>Bewegung 4</w:t>
            </w:r>
          </w:p>
        </w:tc>
        <w:tc>
          <w:tcPr>
            <w:tcW w:w="2409"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52"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9 von 10</w:t>
            </w:r>
          </w:p>
        </w:tc>
        <w:tc>
          <w:tcPr>
            <w:tcW w:w="2581" w:type="dxa"/>
          </w:tcPr>
          <w:p w:rsidR="00C14473" w:rsidRDefault="00C14473" w:rsidP="00CC3CED">
            <w:pPr>
              <w:cnfStyle w:val="000000000000" w:firstRow="0" w:lastRow="0" w:firstColumn="0" w:lastColumn="0" w:oddVBand="0" w:evenVBand="0" w:oddHBand="0" w:evenHBand="0" w:firstRowFirstColumn="0" w:firstRowLastColumn="0" w:lastRowFirstColumn="0" w:lastRowLastColumn="0"/>
            </w:pPr>
            <w:r>
              <w:t>7 von 10</w:t>
            </w: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r w:rsidR="00C14473" w:rsidTr="00CC6D96">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52"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c>
          <w:tcPr>
            <w:tcW w:w="2581" w:type="dxa"/>
          </w:tcPr>
          <w:p w:rsidR="00C14473" w:rsidRDefault="00C14473" w:rsidP="00CB2945">
            <w:pPr>
              <w:cnfStyle w:val="000000000000" w:firstRow="0" w:lastRow="0" w:firstColumn="0" w:lastColumn="0" w:oddVBand="0" w:evenVBand="0" w:oddHBand="0" w:evenHBand="0" w:firstRowFirstColumn="0" w:firstRowLastColumn="0" w:lastRowFirstColumn="0" w:lastRowLastColumn="0"/>
            </w:pPr>
          </w:p>
        </w:tc>
      </w:tr>
      <w:tr w:rsidR="00C14473" w:rsidTr="00CC6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14473" w:rsidRDefault="00C14473" w:rsidP="00CB2945"/>
        </w:tc>
        <w:tc>
          <w:tcPr>
            <w:tcW w:w="2409"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52"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c>
          <w:tcPr>
            <w:tcW w:w="2581" w:type="dxa"/>
          </w:tcPr>
          <w:p w:rsidR="00C14473" w:rsidRDefault="00C14473" w:rsidP="00CB2945">
            <w:pPr>
              <w:cnfStyle w:val="000000100000" w:firstRow="0" w:lastRow="0" w:firstColumn="0" w:lastColumn="0" w:oddVBand="0" w:evenVBand="0" w:oddHBand="1" w:evenHBand="0" w:firstRowFirstColumn="0" w:firstRowLastColumn="0" w:lastRowFirstColumn="0" w:lastRowLastColumn="0"/>
            </w:pPr>
          </w:p>
        </w:tc>
      </w:tr>
    </w:tbl>
    <w:p w:rsidR="00C14473" w:rsidRDefault="00C14473" w:rsidP="00CB2945"/>
    <w:p w:rsidR="00C14473" w:rsidRPr="00CB2945" w:rsidRDefault="004D27EA" w:rsidP="00CB2945">
      <w:commentRangeStart w:id="149"/>
      <w:r>
        <w:t>Durch das Testen der verschiedenen Bewegungen wurde nochmals überprüft, ob das Nachmachen der einzelnen Bewegungen machbar ist und ob die Schwierigkeit gut gehandhabt ist. …</w:t>
      </w:r>
      <w:commentRangeEnd w:id="149"/>
      <w:r w:rsidR="002B646C">
        <w:rPr>
          <w:rStyle w:val="Kommentarzeichen"/>
        </w:rPr>
        <w:commentReference w:id="149"/>
      </w: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50" w:name="_Toc387003467"/>
      <w:r>
        <w:lastRenderedPageBreak/>
        <w:t>Fazit</w:t>
      </w:r>
      <w:bookmarkEnd w:id="150"/>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51"/>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8E73E5">
          <w:headerReference w:type="default" r:id="rId31"/>
          <w:footerReference w:type="default" r:id="rId32"/>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53" w:name="_Toc333403733"/>
      <w:bookmarkStart w:id="154" w:name="_Toc262116062"/>
      <w:bookmarkStart w:id="155" w:name="_Toc387003468"/>
      <w:bookmarkEnd w:id="38"/>
      <w:bookmarkEnd w:id="39"/>
      <w:r>
        <w:lastRenderedPageBreak/>
        <w:t>Literaturverzeichnis</w:t>
      </w:r>
      <w:bookmarkEnd w:id="153"/>
      <w:bookmarkEnd w:id="155"/>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9A71A3"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 </w:t>
                    </w:r>
                  </w:p>
                </w:tc>
                <w:tc>
                  <w:tcPr>
                    <w:tcW w:w="4718" w:type="pct"/>
                    <w:hideMark/>
                  </w:tcPr>
                  <w:p w:rsidR="009A71A3" w:rsidRDefault="009A71A3">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 </w:t>
                    </w:r>
                  </w:p>
                </w:tc>
                <w:tc>
                  <w:tcPr>
                    <w:tcW w:w="4718" w:type="pct"/>
                    <w:hideMark/>
                  </w:tcPr>
                  <w:p w:rsidR="009A71A3" w:rsidRDefault="009A71A3">
                    <w:pPr>
                      <w:pStyle w:val="Literaturverzeichnis"/>
                      <w:rPr>
                        <w:rFonts w:eastAsiaTheme="minorEastAsia"/>
                        <w:noProof/>
                      </w:rPr>
                    </w:pPr>
                    <w:r w:rsidRPr="009A71A3">
                      <w:rPr>
                        <w:noProof/>
                        <w:lang w:val="en-US"/>
                      </w:rPr>
                      <w:t xml:space="preserve">Wikipedia, „Kinect,“ 10 01 2014. [Online]. Available: http://de.wikipedia.org/wiki/Kinect. </w:t>
                    </w:r>
                    <w:r>
                      <w:rPr>
                        <w:noProof/>
                      </w:rPr>
                      <w:t>[Zugriff am 15 01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[3]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„Kinect für Windows,“ [Online]. Available: http://www.microsoft.com/en-us/kinectforwindows/. </w:t>
                    </w:r>
                    <w:r>
                      <w:rPr>
                        <w:noProof/>
                      </w:rPr>
                      <w:t>[Zugriff am 15 01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[4] </w:t>
                    </w:r>
                  </w:p>
                </w:tc>
                <w:tc>
                  <w:tcPr>
                    <w:tcW w:w="4718" w:type="pct"/>
                    <w:hideMark/>
                  </w:tcPr>
                  <w:p w:rsidR="009A71A3" w:rsidRDefault="009A71A3">
                    <w:pPr>
                      <w:pStyle w:val="Literaturverzeichnis"/>
                      <w:rPr>
                        <w:rFonts w:eastAsiaTheme="minorEastAsia"/>
                        <w:noProof/>
                      </w:rPr>
                    </w:pPr>
                    <w:r w:rsidRPr="009A71A3">
                      <w:rPr>
                        <w:noProof/>
                        <w:lang w:val="en-US"/>
                      </w:rPr>
                      <w:t xml:space="preserve">Golem, „SDK - Software Development Kit,“ [Online]. Available: http://www.golem.de/specials/sdk/. </w:t>
                    </w:r>
                    <w:r>
                      <w:rPr>
                        <w:noProof/>
                      </w:rPr>
                      <w:t>[Zugriff am 15 01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[5] </w:t>
                    </w:r>
                  </w:p>
                </w:tc>
                <w:tc>
                  <w:tcPr>
                    <w:tcW w:w="4718" w:type="pct"/>
                    <w:hideMark/>
                  </w:tcPr>
                  <w:p w:rsidR="009A71A3" w:rsidRDefault="009A71A3">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[6] </w:t>
                    </w:r>
                  </w:p>
                </w:tc>
                <w:tc>
                  <w:tcPr>
                    <w:tcW w:w="4718" w:type="pct"/>
                    <w:hideMark/>
                  </w:tcPr>
                  <w:p w:rsidR="009A71A3" w:rsidRDefault="009A71A3">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[7] </w:t>
                    </w:r>
                  </w:p>
                </w:tc>
                <w:tc>
                  <w:tcPr>
                    <w:tcW w:w="4718" w:type="pct"/>
                    <w:hideMark/>
                  </w:tcPr>
                  <w:p w:rsidR="009A71A3" w:rsidRDefault="009A71A3">
                    <w:pPr>
                      <w:pStyle w:val="Literaturverzeichnis"/>
                      <w:rPr>
                        <w:rFonts w:eastAsiaTheme="minorEastAsia"/>
                        <w:noProof/>
                      </w:rPr>
                    </w:pPr>
                    <w:r>
                      <w:rPr>
                        <w:noProof/>
                      </w:rPr>
                      <w:t xml:space="preserve">Microsoft, „Problembehebung bei der Bewegungserkennung,“ Microsoft, [Online]. </w:t>
                    </w:r>
                    <w:r w:rsidRPr="009A71A3">
                      <w:rPr>
                        <w:noProof/>
                        <w:lang w:val="en-US"/>
                      </w:rPr>
                      <w:t xml:space="preserve">Available: http://support.xbox.com/de-DE/xbox-360/kinect/body-tracking-troubleshoot. </w:t>
                    </w:r>
                    <w:r>
                      <w:rPr>
                        <w:noProof/>
                      </w:rPr>
                      <w:t>[Zugriff am 01 04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[8] </w:t>
                    </w:r>
                  </w:p>
                </w:tc>
                <w:tc>
                  <w:tcPr>
                    <w:tcW w:w="4718" w:type="pct"/>
                    <w:hideMark/>
                  </w:tcPr>
                  <w:p w:rsidR="009A71A3" w:rsidRDefault="009A71A3">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[9]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„Tracking Users with Kinect Skeletal Tracking,“ [Online]. </w:t>
                    </w:r>
                    <w:r>
                      <w:rPr>
                        <w:noProof/>
                      </w:rPr>
                      <w:t>Available: http://msdn.microsoft.com/en-us/library/jj131025.aspx. [Zugriff am 10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[10] </w:t>
                    </w:r>
                  </w:p>
                </w:tc>
                <w:tc>
                  <w:tcPr>
                    <w:tcW w:w="4718" w:type="pct"/>
                    <w:hideMark/>
                  </w:tcPr>
                  <w:p w:rsidR="009A71A3" w:rsidRDefault="009A71A3">
                    <w:pPr>
                      <w:pStyle w:val="Literaturverzeichnis"/>
                      <w:rPr>
                        <w:rFonts w:eastAsiaTheme="minorEastAsia"/>
                        <w:noProof/>
                      </w:rPr>
                    </w:pPr>
                    <w:r>
                      <w:rPr>
                        <w:noProof/>
                      </w:rPr>
                      <w:t xml:space="preserve">Steffen, „ Einsatzmöglichkeiten einer 3D-Kamera in der Produktionstechnik am Beispiel der Kinect-Kamera,“ 13 02 2013. </w:t>
                    </w:r>
                    <w:r w:rsidRPr="009A71A3">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[11] </w:t>
                    </w:r>
                  </w:p>
                </w:tc>
                <w:tc>
                  <w:tcPr>
                    <w:tcW w:w="4718" w:type="pct"/>
                    <w:hideMark/>
                  </w:tcPr>
                  <w:p w:rsidR="009A71A3" w:rsidRDefault="009A71A3">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[12]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„Downloads Kinect for Windows,“ Microsoft, [Online]. </w:t>
                    </w:r>
                    <w:r>
                      <w:rPr>
                        <w:noProof/>
                      </w:rPr>
                      <w:t>Available: http://www.microsoft.com/en-us/kinectforwindowsdev/Downloads.aspx. [Zugriff am 13 04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[13] </w:t>
                    </w:r>
                  </w:p>
                </w:tc>
                <w:tc>
                  <w:tcPr>
                    <w:tcW w:w="4718" w:type="pct"/>
                    <w:hideMark/>
                  </w:tcPr>
                  <w:p w:rsidR="009A71A3" w:rsidRDefault="009A71A3">
                    <w:pPr>
                      <w:pStyle w:val="Literaturverzeichnis"/>
                      <w:rPr>
                        <w:rFonts w:eastAsiaTheme="minorEastAsia"/>
                        <w:noProof/>
                      </w:rPr>
                    </w:pPr>
                    <w:r w:rsidRPr="009A71A3">
                      <w:rPr>
                        <w:noProof/>
                        <w:lang w:val="en-US"/>
                      </w:rPr>
                      <w:t xml:space="preserve">B. Vaughan, „www.teacherschoice.com.au,“ [Online]. </w:t>
                    </w:r>
                    <w:r>
                      <w:rPr>
                        <w:noProof/>
                      </w:rPr>
                      <w:t>Available: http://www.teacherschoice.com.au/maths_library/angles/angles.htm. [Zugriff am 27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[14] </w:t>
                    </w:r>
                  </w:p>
                </w:tc>
                <w:tc>
                  <w:tcPr>
                    <w:tcW w:w="4718" w:type="pct"/>
                    <w:hideMark/>
                  </w:tcPr>
                  <w:p w:rsidR="009A71A3" w:rsidRDefault="009A71A3">
                    <w:pPr>
                      <w:pStyle w:val="Literaturverzeichnis"/>
                      <w:rPr>
                        <w:rFonts w:eastAsiaTheme="minorEastAsia"/>
                        <w:noProof/>
                      </w:rPr>
                    </w:pPr>
                    <w:r w:rsidRPr="009A71A3">
                      <w:rPr>
                        <w:noProof/>
                        <w:lang w:val="en-US"/>
                      </w:rPr>
                      <w:t xml:space="preserve">„RC-Heli,“ [Online]. Available: http://wiki.rc-heli-fan.org/index.php/Steuerfunktionen. </w:t>
                    </w:r>
                    <w:r>
                      <w:rPr>
                        <w:noProof/>
                      </w:rPr>
                      <w:t>[Zugriff am 28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[15] </w:t>
                    </w:r>
                  </w:p>
                </w:tc>
                <w:tc>
                  <w:tcPr>
                    <w:tcW w:w="4718" w:type="pct"/>
                    <w:hideMark/>
                  </w:tcPr>
                  <w:p w:rsidR="009A71A3" w:rsidRDefault="009A71A3">
                    <w:pPr>
                      <w:pStyle w:val="Literaturverzeichnis"/>
                      <w:rPr>
                        <w:rFonts w:eastAsiaTheme="minorEastAsia"/>
                        <w:noProof/>
                      </w:rPr>
                    </w:pPr>
                    <w:r>
                      <w:rPr>
                        <w:noProof/>
                      </w:rPr>
                      <w:t>M. Weis, „uni-hohenheim.de,“ 28 August 2012. [Online]. Available: http://sengis.uni-hohenheim.de/uas.de.php. [Zugriff am 28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[16] </w:t>
                    </w:r>
                  </w:p>
                </w:tc>
                <w:tc>
                  <w:tcPr>
                    <w:tcW w:w="4718" w:type="pct"/>
                    <w:hideMark/>
                  </w:tcPr>
                  <w:p w:rsidR="009A71A3" w:rsidRDefault="009A71A3">
                    <w:pPr>
                      <w:pStyle w:val="Literaturverzeichnis"/>
                      <w:rPr>
                        <w:rFonts w:eastAsiaTheme="minorEastAsia"/>
                        <w:noProof/>
                      </w:rPr>
                    </w:pPr>
                    <w:r>
                      <w:rPr>
                        <w:noProof/>
                      </w:rPr>
                      <w:t>M. A. Knus. [Online]. Available: http://www.math.ethz.ch/~knus/geometrie/1.pdf. [Zugriff am 28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[17] </w:t>
                    </w:r>
                  </w:p>
                </w:tc>
                <w:tc>
                  <w:tcPr>
                    <w:tcW w:w="4718" w:type="pct"/>
                    <w:hideMark/>
                  </w:tcPr>
                  <w:p w:rsidR="009A71A3" w:rsidRDefault="009A71A3">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[18] </w:t>
                    </w:r>
                  </w:p>
                </w:tc>
                <w:tc>
                  <w:tcPr>
                    <w:tcW w:w="4718" w:type="pct"/>
                    <w:hideMark/>
                  </w:tcPr>
                  <w:p w:rsidR="009A71A3" w:rsidRDefault="009A71A3">
                    <w:pPr>
                      <w:pStyle w:val="Literaturverzeichnis"/>
                      <w:rPr>
                        <w:rFonts w:eastAsiaTheme="minorEastAsia"/>
                        <w:noProof/>
                      </w:rPr>
                    </w:pPr>
                    <w:r>
                      <w:rPr>
                        <w:noProof/>
                      </w:rPr>
                      <w:t xml:space="preserve">Die Zeit, „zeit.de,“ 04 12 2013. [Online]. </w:t>
                    </w:r>
                    <w:r w:rsidRPr="009A71A3">
                      <w:rPr>
                        <w:noProof/>
                        <w:lang w:val="en-US"/>
                      </w:rPr>
                      <w:t xml:space="preserve">Available: http://www.zeit.de/wirtschaft/unternehmen/2013-12/google-roboter-android-erfinder-andy-rubin. </w:t>
                    </w:r>
                    <w:r>
                      <w:rPr>
                        <w:noProof/>
                      </w:rPr>
                      <w:t>[Zugriff am 05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[19] </w:t>
                    </w:r>
                  </w:p>
                </w:tc>
                <w:tc>
                  <w:tcPr>
                    <w:tcW w:w="4718" w:type="pct"/>
                    <w:hideMark/>
                  </w:tcPr>
                  <w:p w:rsidR="009A71A3" w:rsidRDefault="009A71A3">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[20]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Available: www.aldebaran.com/en/robotics-company/history. </w:t>
                    </w:r>
                    <w:r>
                      <w:rPr>
                        <w:noProof/>
                      </w:rPr>
                      <w:t>[Zugriff am 23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[21]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[22] </w:t>
                    </w:r>
                  </w:p>
                </w:tc>
                <w:tc>
                  <w:tcPr>
                    <w:tcW w:w="4718" w:type="pct"/>
                    <w:hideMark/>
                  </w:tcPr>
                  <w:p w:rsidR="009A71A3" w:rsidRDefault="009A71A3">
                    <w:pPr>
                      <w:pStyle w:val="Literaturverzeichnis"/>
                      <w:rPr>
                        <w:rFonts w:eastAsiaTheme="minorEastAsia"/>
                        <w:noProof/>
                      </w:rPr>
                    </w:pPr>
                    <w:r w:rsidRPr="009A71A3">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lastRenderedPageBreak/>
                      <w:t xml:space="preserve">[23] </w:t>
                    </w:r>
                  </w:p>
                </w:tc>
                <w:tc>
                  <w:tcPr>
                    <w:tcW w:w="4718" w:type="pct"/>
                    <w:hideMark/>
                  </w:tcPr>
                  <w:p w:rsidR="009A71A3" w:rsidRDefault="009A71A3">
                    <w:pPr>
                      <w:pStyle w:val="Literaturverzeichnis"/>
                      <w:rPr>
                        <w:rFonts w:eastAsiaTheme="minorEastAsia"/>
                        <w:noProof/>
                      </w:rPr>
                    </w:pPr>
                    <w:r w:rsidRPr="009A71A3">
                      <w:rPr>
                        <w:noProof/>
                        <w:lang w:val="en-US"/>
                      </w:rPr>
                      <w:t xml:space="preserve">Community Aldebaran Robotics, „AldebaranRobotics,“ [Online]. </w:t>
                    </w:r>
                    <w:r>
                      <w:rPr>
                        <w:noProof/>
                      </w:rPr>
                      <w:t>Available: https://community.aldebaran-robotics.com/doc/1-14/cpp-classindex.html. [Zugriff am 23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[24] </w:t>
                    </w:r>
                  </w:p>
                </w:tc>
                <w:tc>
                  <w:tcPr>
                    <w:tcW w:w="4718" w:type="pct"/>
                    <w:hideMark/>
                  </w:tcPr>
                  <w:p w:rsidR="009A71A3" w:rsidRDefault="009A71A3">
                    <w:pPr>
                      <w:pStyle w:val="Literaturverzeichnis"/>
                      <w:rPr>
                        <w:rFonts w:eastAsiaTheme="minorEastAsia"/>
                        <w:noProof/>
                      </w:rPr>
                    </w:pPr>
                    <w:r>
                      <w:rPr>
                        <w:noProof/>
                      </w:rPr>
                      <w:t>C. Düpmeier, 03 April 2013. [Online]. Available: http://www.iai.fzk.de/~clemens.duepmeier/betriebssysteme/Prozesse.ppt. [Zugriff am 28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[25] </w:t>
                    </w:r>
                  </w:p>
                </w:tc>
                <w:tc>
                  <w:tcPr>
                    <w:tcW w:w="4718" w:type="pct"/>
                    <w:hideMark/>
                  </w:tcPr>
                  <w:p w:rsidR="009A71A3" w:rsidRDefault="009A71A3">
                    <w:pPr>
                      <w:pStyle w:val="Literaturverzeichnis"/>
                      <w:rPr>
                        <w:rFonts w:eastAsiaTheme="minorEastAsia"/>
                        <w:noProof/>
                      </w:rPr>
                    </w:pPr>
                    <w:r>
                      <w:rPr>
                        <w:noProof/>
                      </w:rPr>
                      <w:t xml:space="preserve">H.-J. Haubner, 2013. </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[26] </w:t>
                    </w:r>
                  </w:p>
                </w:tc>
                <w:tc>
                  <w:tcPr>
                    <w:tcW w:w="4718" w:type="pct"/>
                    <w:hideMark/>
                  </w:tcPr>
                  <w:p w:rsidR="009A71A3" w:rsidRDefault="009A71A3">
                    <w:pPr>
                      <w:pStyle w:val="Literaturverzeichnis"/>
                      <w:rPr>
                        <w:rFonts w:eastAsiaTheme="minorEastAsia"/>
                        <w:noProof/>
                      </w:rPr>
                    </w:pPr>
                    <w:r>
                      <w:rPr>
                        <w:noProof/>
                      </w:rPr>
                      <w:t>M. Becker, Dezember 2002. [Online]. Available: http://www.ijon.de/comp/tutorials/threads/threads.html. [Zugriff am 28 April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[27] </w:t>
                    </w:r>
                  </w:p>
                </w:tc>
                <w:tc>
                  <w:tcPr>
                    <w:tcW w:w="4718" w:type="pct"/>
                    <w:hideMark/>
                  </w:tcPr>
                  <w:p w:rsidR="009A71A3" w:rsidRDefault="009A71A3">
                    <w:pPr>
                      <w:pStyle w:val="Literaturverzeichnis"/>
                      <w:rPr>
                        <w:rFonts w:eastAsiaTheme="minorEastAsia"/>
                        <w:noProof/>
                      </w:rPr>
                    </w:pPr>
                    <w:r w:rsidRPr="009A71A3">
                      <w:rPr>
                        <w:noProof/>
                        <w:lang w:val="en-US"/>
                      </w:rPr>
                      <w:t xml:space="preserve">Microsoft, „ApartmentState-Enumeration,“ Microsoft, [Online]. </w:t>
                    </w:r>
                    <w:r>
                      <w:rPr>
                        <w:noProof/>
                      </w:rPr>
                      <w:t>Available: http://msdn.microsoft.com/de-de/library/system.threading.apartmentstate.aspx. [Zugriff am 09 04 2014].</w:t>
                    </w:r>
                  </w:p>
                </w:tc>
              </w:tr>
              <w:tr w:rsidR="009A71A3" w:rsidTr="009A71A3">
                <w:trPr>
                  <w:divId w:val="672759042"/>
                  <w:tblCellSpacing w:w="15" w:type="dxa"/>
                </w:trPr>
                <w:tc>
                  <w:tcPr>
                    <w:tcW w:w="233" w:type="pct"/>
                    <w:hideMark/>
                  </w:tcPr>
                  <w:p w:rsidR="009A71A3" w:rsidRDefault="009A71A3">
                    <w:pPr>
                      <w:pStyle w:val="Literaturverzeichnis"/>
                      <w:rPr>
                        <w:rFonts w:eastAsiaTheme="minorEastAsia"/>
                        <w:noProof/>
                      </w:rPr>
                    </w:pPr>
                    <w:r>
                      <w:rPr>
                        <w:noProof/>
                      </w:rPr>
                      <w:t xml:space="preserve">[28] </w:t>
                    </w:r>
                  </w:p>
                </w:tc>
                <w:tc>
                  <w:tcPr>
                    <w:tcW w:w="4718" w:type="pct"/>
                    <w:hideMark/>
                  </w:tcPr>
                  <w:p w:rsidR="009A71A3" w:rsidRDefault="009A71A3">
                    <w:pPr>
                      <w:pStyle w:val="Literaturverzeichnis"/>
                      <w:rPr>
                        <w:rFonts w:eastAsiaTheme="minorEastAsia"/>
                        <w:noProof/>
                      </w:rPr>
                    </w:pPr>
                    <w:r w:rsidRPr="009A71A3">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9A71A3" w:rsidRDefault="009A71A3">
              <w:pPr>
                <w:divId w:val="672759042"/>
                <w:rPr>
                  <w:noProof/>
                </w:rPr>
              </w:pPr>
            </w:p>
            <w:p w:rsidR="00297B32" w:rsidRPr="00A3432E" w:rsidRDefault="00F14B36" w:rsidP="00A3432E">
              <w:pPr>
                <w:tabs>
                  <w:tab w:val="left" w:pos="406"/>
                </w:tabs>
                <w:jc w:val="left"/>
                <w:rPr>
                  <w:b/>
                  <w:bCs/>
                </w:rPr>
              </w:pPr>
              <w:r>
                <w:rPr>
                  <w:b/>
                  <w:bCs/>
                </w:rPr>
                <w:fldChar w:fldCharType="end"/>
              </w:r>
            </w:p>
          </w:sdtContent>
        </w:sdt>
      </w:sdtContent>
    </w:sdt>
    <w:bookmarkEnd w:id="154"/>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3"/>
      <w:footerReference w:type="default" r:id="rId34"/>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Dennis" w:date="2014-05-02T21:46:00Z" w:initials="D">
    <w:p w:rsidR="00CC3CED" w:rsidRDefault="00CC3CED">
      <w:pPr>
        <w:pStyle w:val="Kommentartext"/>
      </w:pPr>
      <w:r>
        <w:rPr>
          <w:rStyle w:val="Kommentarzeichen"/>
        </w:rPr>
        <w:annotationRef/>
      </w:r>
      <w:r>
        <w:t>Weitere Funktionen aufzählen</w:t>
      </w:r>
    </w:p>
  </w:comment>
  <w:comment w:id="32" w:author="Dennis" w:date="2014-04-23T17:26:00Z" w:initials="D">
    <w:p w:rsidR="00CC3CED" w:rsidRDefault="00CC3CED">
      <w:pPr>
        <w:pStyle w:val="Kommentartext"/>
      </w:pPr>
      <w:r>
        <w:rPr>
          <w:rStyle w:val="Kommentarzeichen"/>
        </w:rPr>
        <w:annotationRef/>
      </w:r>
      <w:r>
        <w:t>Karo</w:t>
      </w:r>
    </w:p>
  </w:comment>
  <w:comment w:id="48" w:author="Dennis" w:date="2014-05-03T09:19:00Z" w:initials="D">
    <w:p w:rsidR="00CC3CED" w:rsidRDefault="00CC3CED" w:rsidP="00CE3E3C">
      <w:pPr>
        <w:pStyle w:val="Kommentartext"/>
      </w:pPr>
      <w:r>
        <w:rPr>
          <w:rStyle w:val="Kommentarzeichen"/>
        </w:rPr>
        <w:annotationRef/>
      </w:r>
      <w:r>
        <w:t xml:space="preserve">Gespeicherte Bewegungen (Positionen) mit Bildern zeigen und 2/3 Sätze dazu schreiben </w:t>
      </w:r>
    </w:p>
    <w:p w:rsidR="00CC3CED" w:rsidRDefault="00CC3CED" w:rsidP="00CE3E3C">
      <w:pPr>
        <w:pStyle w:val="Kommentartext"/>
      </w:pPr>
      <w:proofErr w:type="spellStart"/>
      <w:r>
        <w:t>StandZero</w:t>
      </w:r>
      <w:proofErr w:type="spellEnd"/>
      <w:r>
        <w:t xml:space="preserve"> wichtig</w:t>
      </w:r>
    </w:p>
    <w:p w:rsidR="00CC3CED" w:rsidRDefault="00CC3CED" w:rsidP="00CE3E3C">
      <w:pPr>
        <w:pStyle w:val="Kommentartext"/>
      </w:pPr>
      <w:r w:rsidRPr="00CE3E3C">
        <w:t>https://community.aldebaran-robotics.com/doc/1-14/naoqi/motion/alrobotposture.html</w:t>
      </w:r>
    </w:p>
  </w:comment>
  <w:comment w:id="55" w:author="Dennis" w:date="2014-04-29T11:50:00Z" w:initials="D">
    <w:p w:rsidR="00CC3CED" w:rsidRPr="006F07B8" w:rsidRDefault="00CC3CED">
      <w:pPr>
        <w:pStyle w:val="Kommentartext"/>
      </w:pPr>
      <w:r>
        <w:rPr>
          <w:rStyle w:val="Kommentarzeichen"/>
        </w:rPr>
        <w:annotationRef/>
      </w:r>
      <w:r w:rsidRPr="006F07B8">
        <w:t>Quelle</w:t>
      </w:r>
    </w:p>
  </w:comment>
  <w:comment w:id="58" w:author="Dennis" w:date="2014-04-29T11:50:00Z" w:initials="D">
    <w:p w:rsidR="00CC3CED" w:rsidRDefault="00CC3CED">
      <w:pPr>
        <w:pStyle w:val="Kommentartext"/>
      </w:pPr>
      <w:r>
        <w:rPr>
          <w:rStyle w:val="Kommentarzeichen"/>
        </w:rPr>
        <w:annotationRef/>
      </w:r>
      <w:r>
        <w:t xml:space="preserve">Visual Studio </w:t>
      </w:r>
      <w:proofErr w:type="spellStart"/>
      <w:r>
        <w:t>etc</w:t>
      </w:r>
      <w:proofErr w:type="spellEnd"/>
      <w:r>
        <w:t xml:space="preserve"> einfügen mit Bildern</w:t>
      </w:r>
    </w:p>
  </w:comment>
  <w:comment w:id="66" w:author="Dennis" w:date="2014-03-16T13:46:00Z" w:initials="D">
    <w:p w:rsidR="00CC3CED" w:rsidRDefault="00CC3CED">
      <w:pPr>
        <w:pStyle w:val="Kommentartext"/>
      </w:pPr>
      <w:r>
        <w:rPr>
          <w:rStyle w:val="Kommentarzeichen"/>
        </w:rPr>
        <w:annotationRef/>
      </w:r>
      <w:r>
        <w:t>Vergleiche mit 1.4 Vorgehensweise</w:t>
      </w:r>
    </w:p>
  </w:comment>
  <w:comment w:id="98" w:author="Dennis" w:date="2014-04-08T14:09:00Z" w:initials="D">
    <w:p w:rsidR="00CC3CED" w:rsidRDefault="00CC3CED">
      <w:pPr>
        <w:pStyle w:val="Kommentartext"/>
      </w:pPr>
      <w:r>
        <w:rPr>
          <w:rStyle w:val="Kommentarzeichen"/>
        </w:rPr>
        <w:annotationRef/>
      </w:r>
      <w:r>
        <w:t>Schauen ob das so stimmt?</w:t>
      </w:r>
    </w:p>
  </w:comment>
  <w:comment w:id="101" w:author="Dennis" w:date="2014-05-02T22:09:00Z" w:initials="D">
    <w:p w:rsidR="00CC3CED" w:rsidRDefault="00CC3CED">
      <w:pPr>
        <w:pStyle w:val="Kommentartext"/>
      </w:pPr>
      <w:r>
        <w:rPr>
          <w:rStyle w:val="Kommentarzeichen"/>
        </w:rPr>
        <w:annotationRef/>
      </w:r>
      <w:r>
        <w:t>Bild ändern</w:t>
      </w:r>
    </w:p>
  </w:comment>
  <w:comment w:id="107" w:author="Dennis" w:date="2014-05-03T09:31:00Z" w:initials="D">
    <w:p w:rsidR="00CC3CED" w:rsidRDefault="00CC3CED">
      <w:pPr>
        <w:pStyle w:val="Kommentartext"/>
      </w:pPr>
      <w:r>
        <w:rPr>
          <w:rStyle w:val="Kommentarzeichen"/>
        </w:rPr>
        <w:annotationRef/>
      </w:r>
      <w:r>
        <w:t>Anpassen wie es am Ende wirklich im Programm ist.</w:t>
      </w:r>
    </w:p>
  </w:comment>
  <w:comment w:id="114" w:author="Karolin" w:date="2014-05-04T22:01:00Z" w:initials="K">
    <w:p w:rsidR="00CC3CED" w:rsidRDefault="00CC3CED">
      <w:pPr>
        <w:pStyle w:val="Kommentartext"/>
      </w:pPr>
      <w:r>
        <w:rPr>
          <w:rStyle w:val="Kommentarzeichen"/>
        </w:rPr>
        <w:annotationRef/>
      </w:r>
      <w:r>
        <w:t>Noch ein einleitender Text, zumindest kurz</w:t>
      </w:r>
    </w:p>
  </w:comment>
  <w:comment w:id="118" w:author="Dennis" w:date="2014-04-09T16:17:00Z" w:initials="D">
    <w:p w:rsidR="00CC3CED" w:rsidRDefault="00CC3CED">
      <w:pPr>
        <w:pStyle w:val="Kommentartext"/>
      </w:pPr>
      <w:r>
        <w:rPr>
          <w:rStyle w:val="Kommentarzeichen"/>
        </w:rPr>
        <w:annotationRef/>
      </w:r>
      <w:r>
        <w:t>einfügen</w:t>
      </w:r>
    </w:p>
  </w:comment>
  <w:comment w:id="123" w:author="Dennis" w:date="2014-05-03T09:58:00Z" w:initials="D">
    <w:p w:rsidR="00CC3CED" w:rsidRDefault="00CC3CED">
      <w:pPr>
        <w:pStyle w:val="Kommentartext"/>
      </w:pPr>
      <w:r>
        <w:rPr>
          <w:rStyle w:val="Kommentarzeichen"/>
        </w:rPr>
        <w:annotationRef/>
      </w:r>
      <w:r>
        <w:t xml:space="preserve">hier auch auf </w:t>
      </w:r>
      <w:proofErr w:type="spellStart"/>
      <w:r>
        <w:t>blocking</w:t>
      </w:r>
      <w:proofErr w:type="spellEnd"/>
      <w:r>
        <w:t xml:space="preserve"> </w:t>
      </w:r>
      <w:proofErr w:type="spellStart"/>
      <w:r>
        <w:t>call</w:t>
      </w:r>
      <w:proofErr w:type="spellEnd"/>
      <w:r>
        <w:t xml:space="preserve"> eingehen. Wie sind die Winkel angegeben? Wie bewegt sich </w:t>
      </w:r>
      <w:proofErr w:type="spellStart"/>
      <w:r>
        <w:t>Nao</w:t>
      </w:r>
      <w:proofErr w:type="spellEnd"/>
      <w:r>
        <w:t xml:space="preserve"> dann? Umrechnung Rad -&gt; </w:t>
      </w:r>
      <w:proofErr w:type="spellStart"/>
      <w:r>
        <w:t>Deg</w:t>
      </w:r>
      <w:proofErr w:type="spellEnd"/>
    </w:p>
    <w:p w:rsidR="00CC3CED" w:rsidRDefault="00CC3CED">
      <w:pPr>
        <w:pStyle w:val="Kommentartext"/>
      </w:pPr>
    </w:p>
    <w:p w:rsidR="00CC3CED" w:rsidRDefault="00CC3CED">
      <w:pPr>
        <w:pStyle w:val="Kommentartext"/>
      </w:pPr>
      <w:r>
        <w:t xml:space="preserve">mit Bilder </w:t>
      </w:r>
      <w:proofErr w:type="spellStart"/>
      <w:r>
        <w:t>Nao</w:t>
      </w:r>
      <w:proofErr w:type="spellEnd"/>
      <w:r>
        <w:t xml:space="preserve"> in Folge</w:t>
      </w:r>
    </w:p>
    <w:p w:rsidR="00CC3CED" w:rsidRDefault="00CC3CED" w:rsidP="008924EF">
      <w:pPr>
        <w:pStyle w:val="Kommentartext"/>
        <w:numPr>
          <w:ilvl w:val="0"/>
          <w:numId w:val="38"/>
        </w:numPr>
      </w:pPr>
      <w:r>
        <w:t>Startposition</w:t>
      </w:r>
    </w:p>
    <w:p w:rsidR="00CC3CED" w:rsidRDefault="00CC3CED" w:rsidP="008924EF">
      <w:pPr>
        <w:pStyle w:val="Kommentartext"/>
        <w:numPr>
          <w:ilvl w:val="0"/>
          <w:numId w:val="38"/>
        </w:numPr>
      </w:pPr>
      <w:r>
        <w:t>Arme nach Außen</w:t>
      </w:r>
    </w:p>
    <w:p w:rsidR="00CC3CED" w:rsidRDefault="00CC3CED" w:rsidP="008924EF">
      <w:pPr>
        <w:pStyle w:val="Kommentartext"/>
        <w:numPr>
          <w:ilvl w:val="0"/>
          <w:numId w:val="38"/>
        </w:numPr>
      </w:pPr>
      <w:r>
        <w:t>Arme anwinkeln</w:t>
      </w:r>
    </w:p>
    <w:p w:rsidR="00CC3CED" w:rsidRDefault="00CC3CED">
      <w:pPr>
        <w:pStyle w:val="Kommentartext"/>
      </w:pPr>
    </w:p>
    <w:p w:rsidR="00CC3CED" w:rsidRDefault="00CC3CED" w:rsidP="000C62D4">
      <w:pPr>
        <w:pStyle w:val="Kommentartext"/>
      </w:pPr>
      <w:proofErr w:type="spellStart"/>
      <w:r>
        <w:t>goToPosture</w:t>
      </w:r>
      <w:proofErr w:type="spellEnd"/>
      <w:r>
        <w:t>=non-</w:t>
      </w:r>
      <w:proofErr w:type="spellStart"/>
      <w:r>
        <w:t>blocking</w:t>
      </w:r>
      <w:proofErr w:type="spellEnd"/>
    </w:p>
    <w:p w:rsidR="00CC3CED" w:rsidRDefault="00CC3CED" w:rsidP="000C62D4">
      <w:pPr>
        <w:pStyle w:val="Kommentartext"/>
      </w:pPr>
      <w:proofErr w:type="spellStart"/>
      <w:r>
        <w:t>angleInterpolationWithSpeed</w:t>
      </w:r>
      <w:proofErr w:type="spellEnd"/>
      <w:r>
        <w:t>=</w:t>
      </w:r>
      <w:proofErr w:type="spellStart"/>
      <w:r>
        <w:t>blocking</w:t>
      </w:r>
      <w:proofErr w:type="spellEnd"/>
    </w:p>
  </w:comment>
  <w:comment w:id="126" w:author="Dennis" w:date="2014-05-03T10:25:00Z" w:initials="D">
    <w:p w:rsidR="00CC3CED" w:rsidRDefault="00CC3CED">
      <w:pPr>
        <w:pStyle w:val="Kommentartext"/>
      </w:pPr>
      <w:r>
        <w:rPr>
          <w:rStyle w:val="Kommentarzeichen"/>
        </w:rPr>
        <w:annotationRef/>
      </w:r>
      <w:r>
        <w:t>Bilder einfügen</w:t>
      </w:r>
    </w:p>
  </w:comment>
  <w:comment w:id="127" w:author="Dennis" w:date="2014-05-03T10:25:00Z" w:initials="D">
    <w:p w:rsidR="00CC3CED" w:rsidRDefault="00CC3CED">
      <w:pPr>
        <w:pStyle w:val="Kommentartext"/>
      </w:pPr>
      <w:r>
        <w:rPr>
          <w:rStyle w:val="Kommentarzeichen"/>
        </w:rPr>
        <w:annotationRef/>
      </w:r>
      <w:r>
        <w:t>Verweis einfügen</w:t>
      </w:r>
    </w:p>
  </w:comment>
  <w:comment w:id="128" w:author="Dennis" w:date="2014-05-03T10:26:00Z" w:initials="D">
    <w:p w:rsidR="00CC3CED" w:rsidRDefault="00CC3CED" w:rsidP="00A5637C">
      <w:pPr>
        <w:pStyle w:val="Kommentartext"/>
      </w:pPr>
      <w:r>
        <w:rPr>
          <w:rStyle w:val="Kommentarzeichen"/>
        </w:rPr>
        <w:annotationRef/>
      </w:r>
      <w:r>
        <w:t>Verweis einfügen</w:t>
      </w:r>
    </w:p>
  </w:comment>
  <w:comment w:id="129" w:author="Dennis" w:date="2014-05-03T10:31:00Z" w:initials="D">
    <w:p w:rsidR="00CC3CED" w:rsidRDefault="00CC3CED">
      <w:pPr>
        <w:pStyle w:val="Kommentartext"/>
      </w:pPr>
      <w:r>
        <w:rPr>
          <w:rStyle w:val="Kommentarzeichen"/>
        </w:rPr>
        <w:annotationRef/>
      </w:r>
      <w:r>
        <w:t>Verweis einfügen</w:t>
      </w:r>
    </w:p>
  </w:comment>
  <w:comment w:id="131" w:author="Karolin" w:date="2014-05-04T22:08:00Z" w:initials="K">
    <w:p w:rsidR="00CC6D96" w:rsidRDefault="00CC6D96">
      <w:pPr>
        <w:pStyle w:val="Kommentartext"/>
      </w:pPr>
      <w:r>
        <w:rPr>
          <w:rStyle w:val="Kommentarzeichen"/>
        </w:rPr>
        <w:annotationRef/>
      </w:r>
      <w:r>
        <w:t>Noch zu füllen</w:t>
      </w:r>
    </w:p>
  </w:comment>
  <w:comment w:id="133" w:author="Dennis" w:date="2014-05-04T22:31:00Z" w:initials="D">
    <w:p w:rsidR="00CC3CED" w:rsidRDefault="00CC3CED">
      <w:pPr>
        <w:pStyle w:val="Kommentartext"/>
      </w:pPr>
      <w:r>
        <w:rPr>
          <w:rStyle w:val="Kommentarzeichen"/>
        </w:rPr>
        <w:annotationRef/>
      </w:r>
      <w:r>
        <w:t xml:space="preserve">Dennis unter Kinect bitte die </w:t>
      </w:r>
      <w:proofErr w:type="spellStart"/>
      <w:r>
        <w:t>Inititalisierung</w:t>
      </w:r>
      <w:proofErr w:type="spellEnd"/>
      <w:r>
        <w:t xml:space="preserve"> der Kamera beschreiben.</w:t>
      </w:r>
    </w:p>
    <w:p w:rsidR="00CC3CED" w:rsidRDefault="00CC3CED">
      <w:pPr>
        <w:pStyle w:val="Kommentartext"/>
      </w:pPr>
    </w:p>
    <w:p w:rsidR="00CC3CED" w:rsidRDefault="00CC3CED">
      <w:pPr>
        <w:pStyle w:val="Kommentartext"/>
      </w:pPr>
      <w:r>
        <w:t>Hatten wir doch zusammen gemacht?!!! Weiß nicht was ich da schreiben soll..</w:t>
      </w:r>
    </w:p>
    <w:p w:rsidR="00CC6D96" w:rsidRDefault="00CC6D96">
      <w:pPr>
        <w:pStyle w:val="Kommentartext"/>
      </w:pPr>
    </w:p>
    <w:p w:rsidR="00CC6D96" w:rsidRDefault="00CC6D96">
      <w:pPr>
        <w:pStyle w:val="Kommentartext"/>
      </w:pPr>
      <w:r>
        <w:t>Gut dann machen wir das morgen gemeinsam</w:t>
      </w:r>
      <w:r w:rsidR="00CC3A7B">
        <w:t xml:space="preserve"> </w:t>
      </w:r>
      <w:r w:rsidR="00CC3A7B">
        <w:sym w:font="Wingdings" w:char="F04A"/>
      </w:r>
      <w:r w:rsidR="005C3696">
        <w:t xml:space="preserve"> mit Codebeispielen</w:t>
      </w:r>
      <w:bookmarkStart w:id="134" w:name="_GoBack"/>
      <w:bookmarkEnd w:id="134"/>
    </w:p>
  </w:comment>
  <w:comment w:id="136" w:author="Karolin" w:date="2014-05-04T22:18:00Z" w:initials="K">
    <w:p w:rsidR="00CC3A7B" w:rsidRDefault="00CC3A7B">
      <w:pPr>
        <w:pStyle w:val="Kommentartext"/>
      </w:pPr>
      <w:r>
        <w:rPr>
          <w:rStyle w:val="Kommentarzeichen"/>
        </w:rPr>
        <w:annotationRef/>
      </w:r>
      <w:r>
        <w:t>Noch Code von getrennten Knochen einfügen</w:t>
      </w:r>
    </w:p>
  </w:comment>
  <w:comment w:id="140" w:author="Karolin" w:date="2014-05-04T22:20:00Z" w:initials="K">
    <w:p w:rsidR="00CC3A7B" w:rsidRDefault="00CC3A7B">
      <w:pPr>
        <w:pStyle w:val="Kommentartext"/>
      </w:pPr>
      <w:r>
        <w:rPr>
          <w:rStyle w:val="Kommentarzeichen"/>
        </w:rPr>
        <w:annotationRef/>
      </w:r>
      <w:r>
        <w:t>Beispiel im Code zeigen</w:t>
      </w:r>
    </w:p>
  </w:comment>
  <w:comment w:id="146" w:author="Karolin Edigkaufer" w:date="2014-03-16T13:46:00Z" w:initials="KE">
    <w:p w:rsidR="00CC3CED" w:rsidRDefault="00CC3CED">
      <w:pPr>
        <w:pStyle w:val="Kommentartext"/>
      </w:pPr>
      <w:r>
        <w:rPr>
          <w:rStyle w:val="Kommentarzeichen"/>
        </w:rPr>
        <w:annotationRef/>
      </w:r>
      <w:proofErr w:type="spellStart"/>
      <w:r>
        <w:t>Evtl</w:t>
      </w:r>
      <w:proofErr w:type="spellEnd"/>
      <w:r>
        <w:t xml:space="preserve"> Bild</w:t>
      </w:r>
    </w:p>
  </w:comment>
  <w:comment w:id="148" w:author="Dennis" w:date="2014-05-04T22:17:00Z" w:initials="D">
    <w:p w:rsidR="00CC3CED" w:rsidRDefault="00CC3CED">
      <w:pPr>
        <w:pStyle w:val="Kommentartext"/>
      </w:pPr>
      <w:r>
        <w:rPr>
          <w:rStyle w:val="Kommentarzeichen"/>
        </w:rPr>
        <w:annotationRef/>
      </w:r>
      <w:r>
        <w:t>Evtl. eine Tabelle erstellen?? Siehe unten</w:t>
      </w:r>
      <w:r w:rsidR="00CC6D96">
        <w:t>, wäre dann leider auch ein neues Verzeichnis, was wir oben einfügen müssten</w:t>
      </w:r>
    </w:p>
  </w:comment>
  <w:comment w:id="149" w:author="Dennis" w:date="2014-05-03T10:55:00Z" w:initials="D">
    <w:p w:rsidR="00CC3CED" w:rsidRDefault="00CC3CED">
      <w:pPr>
        <w:pStyle w:val="Kommentartext"/>
      </w:pPr>
      <w:r>
        <w:rPr>
          <w:rStyle w:val="Kommentarzeichen"/>
        </w:rPr>
        <w:annotationRef/>
      </w:r>
      <w:proofErr w:type="spellStart"/>
      <w:r>
        <w:t>ToDo</w:t>
      </w:r>
      <w:proofErr w:type="spellEnd"/>
    </w:p>
  </w:comment>
  <w:comment w:id="151" w:author="Dennis" w:date="2014-05-04T22:15:00Z" w:initials="D">
    <w:p w:rsidR="00CC3CED" w:rsidRDefault="00CC3CED">
      <w:pPr>
        <w:pStyle w:val="Kommentartext"/>
      </w:pPr>
      <w:r>
        <w:rPr>
          <w:rStyle w:val="Kommentarzeichen"/>
        </w:rPr>
        <w:annotationRef/>
      </w:r>
      <w:r>
        <w:t>Anwendungsszenario: Tanzlehrer, Physiotherapeut</w:t>
      </w:r>
    </w:p>
    <w:p w:rsidR="00CC6D96" w:rsidRDefault="00CC6D96">
      <w:pPr>
        <w:pStyle w:val="Kommentartext"/>
      </w:pPr>
    </w:p>
    <w:p w:rsidR="00CC6D96" w:rsidRDefault="00CC6D96">
      <w:pPr>
        <w:pStyle w:val="Kommentartext"/>
      </w:pPr>
      <w:r>
        <w:t xml:space="preserve">Und aufgetretene Probleme, wie man weiter machen könnte, was man beim nächsten </w:t>
      </w:r>
      <w:proofErr w:type="spellStart"/>
      <w:r>
        <w:t>ma</w:t>
      </w:r>
      <w:proofErr w:type="spellEnd"/>
      <w:r>
        <w:t xml:space="preserve"> anders machen würde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ACF" w:rsidRDefault="00C24ACF" w:rsidP="006731D8">
      <w:pPr>
        <w:spacing w:line="240" w:lineRule="auto"/>
        <w:rPr>
          <w:rFonts w:cs="Times New Roman"/>
        </w:rPr>
      </w:pPr>
      <w:r>
        <w:rPr>
          <w:rFonts w:cs="Times New Roman"/>
        </w:rPr>
        <w:separator/>
      </w:r>
    </w:p>
  </w:endnote>
  <w:endnote w:type="continuationSeparator" w:id="0">
    <w:p w:rsidR="00C24ACF" w:rsidRDefault="00C24ACF"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Default="00CC3CED"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5E4B5F6C" wp14:editId="0C989A03">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CC3CED" w:rsidRDefault="00CC3CED" w:rsidP="00CA2840">
    <w:pPr>
      <w:pStyle w:val="Fuzeile"/>
      <w:jc w:val="center"/>
    </w:pPr>
  </w:p>
  <w:p w:rsidR="00CC3CED" w:rsidRPr="00535669" w:rsidRDefault="00CC3CED"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CC6D96">
      <w:rPr>
        <w:noProof/>
        <w:color w:val="A6A6A6" w:themeColor="background1" w:themeShade="A6"/>
      </w:rPr>
      <w:t>VIII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Default="00CC3CED"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FAA3345" wp14:editId="2F7DA2C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CC3CED" w:rsidRDefault="00CC3CED" w:rsidP="00CA2840">
    <w:pPr>
      <w:pStyle w:val="Fuzeile"/>
      <w:jc w:val="center"/>
    </w:pPr>
  </w:p>
  <w:p w:rsidR="00CC3CED" w:rsidRPr="00535669" w:rsidRDefault="00CC3CED"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E37E7B">
      <w:rPr>
        <w:noProof/>
        <w:color w:val="A6A6A6" w:themeColor="background1" w:themeShade="A6"/>
      </w:rPr>
      <w:t>17</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Default="00CC3CED"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CC3CED" w:rsidRDefault="00CC3CED" w:rsidP="00CA2840">
    <w:pPr>
      <w:pStyle w:val="Fuzeile"/>
      <w:jc w:val="center"/>
    </w:pPr>
  </w:p>
  <w:p w:rsidR="00CC3CED" w:rsidRPr="00535669" w:rsidRDefault="00CC3CED"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CC3A7B">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ACF" w:rsidRDefault="00C24ACF" w:rsidP="006731D8">
      <w:pPr>
        <w:spacing w:line="240" w:lineRule="auto"/>
        <w:rPr>
          <w:rFonts w:cs="Times New Roman"/>
        </w:rPr>
      </w:pPr>
      <w:r>
        <w:rPr>
          <w:rFonts w:cs="Times New Roman"/>
        </w:rPr>
        <w:separator/>
      </w:r>
    </w:p>
  </w:footnote>
  <w:footnote w:type="continuationSeparator" w:id="0">
    <w:p w:rsidR="00C24ACF" w:rsidRDefault="00C24ACF"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Default="00CC3CED"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 xml:space="preserve">Koppelung einer Bewegungsentwicklung für </w:t>
    </w:r>
    <w:proofErr w:type="spellStart"/>
    <w:r w:rsidRPr="00F004CE">
      <w:rPr>
        <w:color w:val="A6A6A6" w:themeColor="background1" w:themeShade="A6"/>
      </w:rPr>
      <w:t>humanoide</w:t>
    </w:r>
    <w:proofErr w:type="spellEnd"/>
    <w:r w:rsidRPr="00F004CE">
      <w:rPr>
        <w:color w:val="A6A6A6" w:themeColor="background1" w:themeShade="A6"/>
      </w:rPr>
      <w:t xml:space="preserve"> Roboter</w:t>
    </w:r>
    <w:r>
      <w:rPr>
        <w:color w:val="A6A6A6" w:themeColor="background1" w:themeShade="A6"/>
      </w:rPr>
      <w:t xml:space="preserve"> </w:t>
    </w:r>
  </w:p>
  <w:p w:rsidR="00CC3CED" w:rsidRDefault="00CC3CED"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CC3CED" w:rsidRPr="00DF56CD" w:rsidRDefault="00CC3CED"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3D1602AB" wp14:editId="10711BFC">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Pr="00DF56CD" w:rsidRDefault="00CC3CED" w:rsidP="00F815B5">
    <w:pPr>
      <w:pStyle w:val="Kopfzeile"/>
      <w:jc w:val="center"/>
    </w:pPr>
    <w:r>
      <w:rPr>
        <w:noProof/>
      </w:rPr>
      <w:drawing>
        <wp:anchor distT="0" distB="0" distL="114300" distR="114300" simplePos="0" relativeHeight="251681280" behindDoc="0" locked="0" layoutInCell="1" allowOverlap="1" wp14:anchorId="55592E85" wp14:editId="595A7E74">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Pr="00CC262D" w:rsidRDefault="00CC3CED"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7FB215AF" wp14:editId="6DF6C9D7">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 xml:space="preserve">Dennis Alles und Karolin </w:t>
    </w:r>
    <w:proofErr w:type="spellStart"/>
    <w:r>
      <w:t>Edigkaufer</w:t>
    </w:r>
    <w:proofErr w:type="spellEnd"/>
    <w:r>
      <w:tab/>
    </w:r>
    <w:r>
      <w:tab/>
    </w:r>
    <w:r>
      <w:tab/>
    </w:r>
    <w:r>
      <w:tab/>
    </w:r>
    <w:fldSimple w:instr=" STYLEREF  &quot;Überschrift 1&quot;  \* MERGEFORMAT ">
      <w:r w:rsidR="00E37E7B">
        <w:rPr>
          <w:noProof/>
        </w:rPr>
        <w:t>Grundlagen</w:t>
      </w:r>
    </w:fldSimple>
    <w:bookmarkStart w:id="152" w:name="_Toc262116031"/>
    <w:bookmarkEnd w:id="152"/>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3CED" w:rsidRDefault="00CC3CED" w:rsidP="00FF3E38">
    <w:pPr>
      <w:pStyle w:val="Kopfzeile"/>
      <w:jc w:val="center"/>
      <w:rPr>
        <w:color w:val="A6A6A6" w:themeColor="background1" w:themeShade="A6"/>
      </w:rPr>
    </w:pPr>
    <w:r>
      <w:rPr>
        <w:color w:val="A6A6A6" w:themeColor="background1" w:themeShade="A6"/>
      </w:rPr>
      <w:t xml:space="preserve">Evaluation von </w:t>
    </w:r>
    <w:proofErr w:type="spellStart"/>
    <w:r>
      <w:rPr>
        <w:color w:val="A6A6A6" w:themeColor="background1" w:themeShade="A6"/>
      </w:rPr>
      <w:t>Configurations</w:t>
    </w:r>
    <w:proofErr w:type="spellEnd"/>
    <w:r>
      <w:rPr>
        <w:color w:val="A6A6A6" w:themeColor="background1" w:themeShade="A6"/>
      </w:rPr>
      <w:t xml:space="preserve"> -, </w:t>
    </w:r>
    <w:proofErr w:type="spellStart"/>
    <w:r>
      <w:rPr>
        <w:color w:val="A6A6A6" w:themeColor="background1" w:themeShade="A6"/>
      </w:rPr>
      <w:t>Depolyment</w:t>
    </w:r>
    <w:proofErr w:type="spellEnd"/>
    <w:r>
      <w:rPr>
        <w:color w:val="A6A6A6" w:themeColor="background1" w:themeShade="A6"/>
      </w:rPr>
      <w:t xml:space="preserve"> - und </w:t>
    </w:r>
    <w:proofErr w:type="spellStart"/>
    <w:r>
      <w:rPr>
        <w:color w:val="A6A6A6" w:themeColor="background1" w:themeShade="A6"/>
      </w:rPr>
      <w:t>Patchmanagementtools</w:t>
    </w:r>
    <w:proofErr w:type="spellEnd"/>
    <w:r>
      <w:rPr>
        <w:color w:val="A6A6A6" w:themeColor="background1" w:themeShade="A6"/>
      </w:rPr>
      <w:t xml:space="preserve"> für Linux – Server </w:t>
    </w:r>
  </w:p>
  <w:p w:rsidR="00CC3CED" w:rsidRPr="00CC262D" w:rsidRDefault="00CC3CED"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9">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19"/>
  </w:num>
  <w:num w:numId="4">
    <w:abstractNumId w:val="1"/>
  </w:num>
  <w:num w:numId="5">
    <w:abstractNumId w:val="21"/>
  </w:num>
  <w:num w:numId="6">
    <w:abstractNumId w:val="2"/>
    <w:lvlOverride w:ilvl="1">
      <w:startOverride w:val="1"/>
    </w:lvlOverride>
  </w:num>
  <w:num w:numId="7">
    <w:abstractNumId w:val="2"/>
    <w:lvlOverride w:ilvl="1">
      <w:startOverride w:val="2"/>
    </w:lvlOverride>
  </w:num>
  <w:num w:numId="8">
    <w:abstractNumId w:val="15"/>
  </w:num>
  <w:num w:numId="9">
    <w:abstractNumId w:val="15"/>
  </w:num>
  <w:num w:numId="10">
    <w:abstractNumId w:val="15"/>
  </w:num>
  <w:num w:numId="11">
    <w:abstractNumId w:val="15"/>
  </w:num>
  <w:num w:numId="12">
    <w:abstractNumId w:val="15"/>
  </w:num>
  <w:num w:numId="13">
    <w:abstractNumId w:val="15"/>
  </w:num>
  <w:num w:numId="14">
    <w:abstractNumId w:val="22"/>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8"/>
  </w:num>
  <w:num w:numId="25">
    <w:abstractNumId w:val="9"/>
  </w:num>
  <w:num w:numId="26">
    <w:abstractNumId w:val="5"/>
  </w:num>
  <w:num w:numId="27">
    <w:abstractNumId w:val="17"/>
  </w:num>
  <w:num w:numId="28">
    <w:abstractNumId w:val="20"/>
  </w:num>
  <w:num w:numId="29">
    <w:abstractNumId w:val="15"/>
  </w:num>
  <w:num w:numId="30">
    <w:abstractNumId w:val="15"/>
  </w:num>
  <w:num w:numId="31">
    <w:abstractNumId w:val="15"/>
  </w:num>
  <w:num w:numId="32">
    <w:abstractNumId w:val="10"/>
  </w:num>
  <w:num w:numId="33">
    <w:abstractNumId w:val="7"/>
  </w:num>
  <w:num w:numId="34">
    <w:abstractNumId w:val="4"/>
  </w:num>
  <w:num w:numId="35">
    <w:abstractNumId w:val="0"/>
  </w:num>
  <w:num w:numId="36">
    <w:abstractNumId w:val="16"/>
  </w:num>
  <w:num w:numId="37">
    <w:abstractNumId w:val="8"/>
  </w:num>
  <w:num w:numId="3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2D4"/>
    <w:rsid w:val="000C66B2"/>
    <w:rsid w:val="000D06AB"/>
    <w:rsid w:val="000D1CCE"/>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4C4B"/>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0A5E"/>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61F"/>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CED"/>
    <w:rsid w:val="00CC4380"/>
    <w:rsid w:val="00CC477B"/>
    <w:rsid w:val="00CC4CF1"/>
    <w:rsid w:val="00CC53FE"/>
    <w:rsid w:val="00CC6D96"/>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3796"/>
    <w:rsid w:val="00D741BC"/>
    <w:rsid w:val="00D7613C"/>
    <w:rsid w:val="00D77A4C"/>
    <w:rsid w:val="00D77A94"/>
    <w:rsid w:val="00D81739"/>
    <w:rsid w:val="00D820F9"/>
    <w:rsid w:val="00D83BFC"/>
    <w:rsid w:val="00D83D5C"/>
    <w:rsid w:val="00D84690"/>
    <w:rsid w:val="00D8486A"/>
    <w:rsid w:val="00D8489B"/>
    <w:rsid w:val="00D868D1"/>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40CB"/>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27</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28</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23</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25</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24</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26</b:RefOrder>
  </b:Source>
</b:Sources>
</file>

<file path=customXml/itemProps1.xml><?xml version="1.0" encoding="utf-8"?>
<ds:datastoreItem xmlns:ds="http://schemas.openxmlformats.org/officeDocument/2006/customXml" ds:itemID="{68108857-3313-4895-908F-3F0A6C0C1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7864</Words>
  <Characters>49547</Characters>
  <Application>Microsoft Office Word</Application>
  <DocSecurity>0</DocSecurity>
  <Lines>412</Lines>
  <Paragraphs>114</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57297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Karolin</cp:lastModifiedBy>
  <cp:revision>209</cp:revision>
  <cp:lastPrinted>2013-09-09T13:41:00Z</cp:lastPrinted>
  <dcterms:created xsi:type="dcterms:W3CDTF">2014-03-05T14:31:00Z</dcterms:created>
  <dcterms:modified xsi:type="dcterms:W3CDTF">2014-05-04T20:39:00Z</dcterms:modified>
</cp:coreProperties>
</file>