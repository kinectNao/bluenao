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comments.xml" ContentType="application/vnd.openxmlformats-officedocument.wordprocessingml.comments+xml"/>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Pr="002F0C87">
          <w:rPr>
            <w:rStyle w:val="Hyperlink"/>
            <w:noProof/>
          </w:rPr>
          <w:t>Abb. 2: Skeleton mit 20 Punkten [9]</w:t>
        </w:r>
        <w:r>
          <w:rPr>
            <w:noProof/>
            <w:webHidden/>
          </w:rPr>
          <w:tab/>
        </w:r>
        <w:r>
          <w:rPr>
            <w:noProof/>
            <w:webHidden/>
          </w:rPr>
          <w:fldChar w:fldCharType="begin"/>
        </w:r>
        <w:r>
          <w:rPr>
            <w:noProof/>
            <w:webHidden/>
          </w:rPr>
          <w:instrText xml:space="preserve"> PAGEREF _Toc387066293 \h </w:instrText>
        </w:r>
        <w:r>
          <w:rPr>
            <w:noProof/>
            <w:webHidden/>
          </w:rPr>
        </w:r>
        <w:r>
          <w:rPr>
            <w:noProof/>
            <w:webHidden/>
          </w:rPr>
          <w:fldChar w:fldCharType="separate"/>
        </w:r>
        <w:r>
          <w:rPr>
            <w:noProof/>
            <w:webHidden/>
          </w:rPr>
          <w:t>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Pr="002F0C87">
          <w:rPr>
            <w:rStyle w:val="Hyperlink"/>
            <w:noProof/>
          </w:rPr>
          <w:t>Abb. 3: Kinect Developer Toolkit</w:t>
        </w:r>
        <w:r>
          <w:rPr>
            <w:noProof/>
            <w:webHidden/>
          </w:rPr>
          <w:tab/>
        </w:r>
        <w:r>
          <w:rPr>
            <w:noProof/>
            <w:webHidden/>
          </w:rPr>
          <w:fldChar w:fldCharType="begin"/>
        </w:r>
        <w:r>
          <w:rPr>
            <w:noProof/>
            <w:webHidden/>
          </w:rPr>
          <w:instrText xml:space="preserve"> PAGEREF _Toc387066294 \h </w:instrText>
        </w:r>
        <w:r>
          <w:rPr>
            <w:noProof/>
            <w:webHidden/>
          </w:rPr>
        </w:r>
        <w:r>
          <w:rPr>
            <w:noProof/>
            <w:webHidden/>
          </w:rPr>
          <w:fldChar w:fldCharType="separate"/>
        </w:r>
        <w:r>
          <w:rPr>
            <w:noProof/>
            <w:webHidden/>
          </w:rPr>
          <w:t>7</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Pr="002F0C87">
          <w:rPr>
            <w:rStyle w:val="Hyperlink"/>
            <w:noProof/>
          </w:rPr>
          <w:t>Abb. 4: Kinect Explorer-WPF</w:t>
        </w:r>
        <w:r>
          <w:rPr>
            <w:noProof/>
            <w:webHidden/>
          </w:rPr>
          <w:tab/>
        </w:r>
        <w:r>
          <w:rPr>
            <w:noProof/>
            <w:webHidden/>
          </w:rPr>
          <w:fldChar w:fldCharType="begin"/>
        </w:r>
        <w:r>
          <w:rPr>
            <w:noProof/>
            <w:webHidden/>
          </w:rPr>
          <w:instrText xml:space="preserve"> PAGEREF _Toc387066295 \h </w:instrText>
        </w:r>
        <w:r>
          <w:rPr>
            <w:noProof/>
            <w:webHidden/>
          </w:rPr>
        </w:r>
        <w:r>
          <w:rPr>
            <w:noProof/>
            <w:webHidden/>
          </w:rPr>
          <w:fldChar w:fldCharType="separate"/>
        </w:r>
        <w:r>
          <w:rPr>
            <w:noProof/>
            <w:webHidden/>
          </w:rPr>
          <w:t>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Pr="002F0C87">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_Toc387066296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Pr="002F0C87">
          <w:rPr>
            <w:rStyle w:val="Hyperlink"/>
            <w:noProof/>
          </w:rPr>
          <w:t>Abb. 6: Die Lage der Motoren beim Nao [14]</w:t>
        </w:r>
        <w:r>
          <w:rPr>
            <w:noProof/>
            <w:webHidden/>
          </w:rPr>
          <w:tab/>
        </w:r>
        <w:r>
          <w:rPr>
            <w:noProof/>
            <w:webHidden/>
          </w:rPr>
          <w:fldChar w:fldCharType="begin"/>
        </w:r>
        <w:r>
          <w:rPr>
            <w:noProof/>
            <w:webHidden/>
          </w:rPr>
          <w:instrText xml:space="preserve"> PAGEREF _Toc387066297 \h </w:instrText>
        </w:r>
        <w:r>
          <w:rPr>
            <w:noProof/>
            <w:webHidden/>
          </w:rPr>
        </w:r>
        <w:r>
          <w:rPr>
            <w:noProof/>
            <w:webHidden/>
          </w:rPr>
          <w:fldChar w:fldCharType="separate"/>
        </w:r>
        <w:r>
          <w:rPr>
            <w:noProof/>
            <w:webHidden/>
          </w:rPr>
          <w:t>11</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Pr="002F0C87">
          <w:rPr>
            <w:rStyle w:val="Hyperlink"/>
            <w:noProof/>
          </w:rPr>
          <w:t>Abb. 7: Die Hardwarekomponenten des Nao [15]</w:t>
        </w:r>
        <w:r>
          <w:rPr>
            <w:noProof/>
            <w:webHidden/>
          </w:rPr>
          <w:tab/>
        </w:r>
        <w:r>
          <w:rPr>
            <w:noProof/>
            <w:webHidden/>
          </w:rPr>
          <w:fldChar w:fldCharType="begin"/>
        </w:r>
        <w:r>
          <w:rPr>
            <w:noProof/>
            <w:webHidden/>
          </w:rPr>
          <w:instrText xml:space="preserve"> PAGEREF _Toc387066298 \h </w:instrText>
        </w:r>
        <w:r>
          <w:rPr>
            <w:noProof/>
            <w:webHidden/>
          </w:rPr>
        </w:r>
        <w:r>
          <w:rPr>
            <w:noProof/>
            <w:webHidden/>
          </w:rPr>
          <w:fldChar w:fldCharType="separate"/>
        </w:r>
        <w:r>
          <w:rPr>
            <w:noProof/>
            <w:webHidden/>
          </w:rPr>
          <w:t>13</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Pr="002F0C87">
          <w:rPr>
            <w:rStyle w:val="Hyperlink"/>
            <w:noProof/>
          </w:rPr>
          <w:t>Abb. 8: Nao Software</w:t>
        </w:r>
        <w:r>
          <w:rPr>
            <w:noProof/>
            <w:webHidden/>
          </w:rPr>
          <w:tab/>
        </w:r>
        <w:r>
          <w:rPr>
            <w:noProof/>
            <w:webHidden/>
          </w:rPr>
          <w:fldChar w:fldCharType="begin"/>
        </w:r>
        <w:r>
          <w:rPr>
            <w:noProof/>
            <w:webHidden/>
          </w:rPr>
          <w:instrText xml:space="preserve"> PAGEREF _Toc387066299 \h </w:instrText>
        </w:r>
        <w:r>
          <w:rPr>
            <w:noProof/>
            <w:webHidden/>
          </w:rPr>
        </w:r>
        <w:r>
          <w:rPr>
            <w:noProof/>
            <w:webHidden/>
          </w:rPr>
          <w:fldChar w:fldCharType="separate"/>
        </w:r>
        <w:r>
          <w:rPr>
            <w:noProof/>
            <w:webHidden/>
          </w:rPr>
          <w:t>14</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Pr="002F0C87">
          <w:rPr>
            <w:rStyle w:val="Hyperlink"/>
            <w:noProof/>
          </w:rPr>
          <w:t>Abb. 9: Choreographe</w:t>
        </w:r>
        <w:r>
          <w:rPr>
            <w:noProof/>
            <w:webHidden/>
          </w:rPr>
          <w:tab/>
        </w:r>
        <w:r>
          <w:rPr>
            <w:noProof/>
            <w:webHidden/>
          </w:rPr>
          <w:fldChar w:fldCharType="begin"/>
        </w:r>
        <w:r>
          <w:rPr>
            <w:noProof/>
            <w:webHidden/>
          </w:rPr>
          <w:instrText xml:space="preserve"> PAGEREF _Toc387066300 \h </w:instrText>
        </w:r>
        <w:r>
          <w:rPr>
            <w:noProof/>
            <w:webHidden/>
          </w:rPr>
        </w:r>
        <w:r>
          <w:rPr>
            <w:noProof/>
            <w:webHidden/>
          </w:rPr>
          <w:fldChar w:fldCharType="separate"/>
        </w:r>
        <w:r>
          <w:rPr>
            <w:noProof/>
            <w:webHidden/>
          </w:rPr>
          <w:t>15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Pr="002F0C87">
          <w:rPr>
            <w:rStyle w:val="Hyperlink"/>
            <w:noProof/>
          </w:rPr>
          <w:t>Abb. 10: Nao Programmiersprachen</w:t>
        </w:r>
        <w:r>
          <w:rPr>
            <w:noProof/>
            <w:webHidden/>
          </w:rPr>
          <w:tab/>
        </w:r>
        <w:r>
          <w:rPr>
            <w:noProof/>
            <w:webHidden/>
          </w:rPr>
          <w:fldChar w:fldCharType="begin"/>
        </w:r>
        <w:r>
          <w:rPr>
            <w:noProof/>
            <w:webHidden/>
          </w:rPr>
          <w:instrText xml:space="preserve"> PAGEREF _Toc387066301 \h </w:instrText>
        </w:r>
        <w:r>
          <w:rPr>
            <w:noProof/>
            <w:webHidden/>
          </w:rPr>
        </w:r>
        <w:r>
          <w:rPr>
            <w:noProof/>
            <w:webHidden/>
          </w:rPr>
          <w:fldChar w:fldCharType="separate"/>
        </w:r>
        <w:r>
          <w:rPr>
            <w:noProof/>
            <w:webHidden/>
          </w:rPr>
          <w:t>15</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Pr="002F0C87">
          <w:rPr>
            <w:rStyle w:val="Hyperlink"/>
            <w:noProof/>
          </w:rPr>
          <w:t>Abb. 11: Nao Bibliothek nutzen</w:t>
        </w:r>
        <w:r>
          <w:rPr>
            <w:noProof/>
            <w:webHidden/>
          </w:rPr>
          <w:tab/>
        </w:r>
        <w:r>
          <w:rPr>
            <w:noProof/>
            <w:webHidden/>
          </w:rPr>
          <w:fldChar w:fldCharType="begin"/>
        </w:r>
        <w:r>
          <w:rPr>
            <w:noProof/>
            <w:webHidden/>
          </w:rPr>
          <w:instrText xml:space="preserve"> PAGEREF _Toc387066302 \h </w:instrText>
        </w:r>
        <w:r>
          <w:rPr>
            <w:noProof/>
            <w:webHidden/>
          </w:rPr>
        </w:r>
        <w:r>
          <w:rPr>
            <w:noProof/>
            <w:webHidden/>
          </w:rPr>
          <w:fldChar w:fldCharType="separate"/>
        </w:r>
        <w:r>
          <w:rPr>
            <w:noProof/>
            <w:webHidden/>
          </w:rPr>
          <w:t>16</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Pr="002F0C87">
          <w:rPr>
            <w:rStyle w:val="Hyperlink"/>
            <w:noProof/>
          </w:rPr>
          <w:t>Abb. 12: Threads aus Nutzersicht [24]</w:t>
        </w:r>
        <w:r>
          <w:rPr>
            <w:noProof/>
            <w:webHidden/>
          </w:rPr>
          <w:tab/>
        </w:r>
        <w:r>
          <w:rPr>
            <w:noProof/>
            <w:webHidden/>
          </w:rPr>
          <w:fldChar w:fldCharType="begin"/>
        </w:r>
        <w:r>
          <w:rPr>
            <w:noProof/>
            <w:webHidden/>
          </w:rPr>
          <w:instrText xml:space="preserve"> PAGEREF _Toc387066303 \h </w:instrText>
        </w:r>
        <w:r>
          <w:rPr>
            <w:noProof/>
            <w:webHidden/>
          </w:rPr>
        </w:r>
        <w:r>
          <w:rPr>
            <w:noProof/>
            <w:webHidden/>
          </w:rPr>
          <w:fldChar w:fldCharType="separate"/>
        </w:r>
        <w:r>
          <w:rPr>
            <w:noProof/>
            <w:webHidden/>
          </w:rPr>
          <w:t>18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Pr="002F0C87">
          <w:rPr>
            <w:rStyle w:val="Hyperlink"/>
            <w:noProof/>
          </w:rPr>
          <w:t>Abb. 13: Threads im Vergleich zu Prozessen [25]</w:t>
        </w:r>
        <w:r>
          <w:rPr>
            <w:noProof/>
            <w:webHidden/>
          </w:rPr>
          <w:tab/>
        </w:r>
        <w:r>
          <w:rPr>
            <w:noProof/>
            <w:webHidden/>
          </w:rPr>
          <w:fldChar w:fldCharType="begin"/>
        </w:r>
        <w:r>
          <w:rPr>
            <w:noProof/>
            <w:webHidden/>
          </w:rPr>
          <w:instrText xml:space="preserve"> PAGEREF _Toc387066304 \h </w:instrText>
        </w:r>
        <w:r>
          <w:rPr>
            <w:noProof/>
            <w:webHidden/>
          </w:rPr>
        </w:r>
        <w:r>
          <w:rPr>
            <w:noProof/>
            <w:webHidden/>
          </w:rPr>
          <w:fldChar w:fldCharType="separate"/>
        </w:r>
        <w:r>
          <w:rPr>
            <w:noProof/>
            <w:webHidden/>
          </w:rPr>
          <w:t>19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Pr="002F0C87">
          <w:rPr>
            <w:rStyle w:val="Hyperlink"/>
            <w:noProof/>
          </w:rPr>
          <w:t>Abb. 14: Zustände von Threads [25]</w:t>
        </w:r>
        <w:r>
          <w:rPr>
            <w:noProof/>
            <w:webHidden/>
          </w:rPr>
          <w:tab/>
        </w:r>
        <w:r>
          <w:rPr>
            <w:noProof/>
            <w:webHidden/>
          </w:rPr>
          <w:fldChar w:fldCharType="begin"/>
        </w:r>
        <w:r>
          <w:rPr>
            <w:noProof/>
            <w:webHidden/>
          </w:rPr>
          <w:instrText xml:space="preserve"> PAGEREF _Toc387066305 \h </w:instrText>
        </w:r>
        <w:r>
          <w:rPr>
            <w:noProof/>
            <w:webHidden/>
          </w:rPr>
        </w:r>
        <w:r>
          <w:rPr>
            <w:noProof/>
            <w:webHidden/>
          </w:rPr>
          <w:fldChar w:fldCharType="separate"/>
        </w:r>
        <w:r>
          <w:rPr>
            <w:noProof/>
            <w:webHidden/>
          </w:rPr>
          <w:t>19</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Pr="002F0C87">
          <w:rPr>
            <w:rStyle w:val="Hyperlink"/>
            <w:noProof/>
          </w:rPr>
          <w:t>Abb. 15: Code Map</w:t>
        </w:r>
        <w:r>
          <w:rPr>
            <w:noProof/>
            <w:webHidden/>
          </w:rPr>
          <w:tab/>
        </w:r>
        <w:r>
          <w:rPr>
            <w:noProof/>
            <w:webHidden/>
          </w:rPr>
          <w:fldChar w:fldCharType="begin"/>
        </w:r>
        <w:r>
          <w:rPr>
            <w:noProof/>
            <w:webHidden/>
          </w:rPr>
          <w:instrText xml:space="preserve"> PAGEREF _Toc387066306 \h </w:instrText>
        </w:r>
        <w:r>
          <w:rPr>
            <w:noProof/>
            <w:webHidden/>
          </w:rPr>
        </w:r>
        <w:r>
          <w:rPr>
            <w:noProof/>
            <w:webHidden/>
          </w:rPr>
          <w:fldChar w:fldCharType="separate"/>
        </w:r>
        <w:r>
          <w:rPr>
            <w:noProof/>
            <w:webHidden/>
          </w:rPr>
          <w:t>21</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Pr="002F0C87">
          <w:rPr>
            <w:rStyle w:val="Hyperlink"/>
            <w:noProof/>
          </w:rPr>
          <w:t>Abb. 16: Programmablaufplan – erster Teil</w:t>
        </w:r>
        <w:r>
          <w:rPr>
            <w:noProof/>
            <w:webHidden/>
          </w:rPr>
          <w:tab/>
        </w:r>
        <w:r>
          <w:rPr>
            <w:noProof/>
            <w:webHidden/>
          </w:rPr>
          <w:fldChar w:fldCharType="begin"/>
        </w:r>
        <w:r>
          <w:rPr>
            <w:noProof/>
            <w:webHidden/>
          </w:rPr>
          <w:instrText xml:space="preserve"> PAGEREF _Toc387066307 \h </w:instrText>
        </w:r>
        <w:r>
          <w:rPr>
            <w:noProof/>
            <w:webHidden/>
          </w:rPr>
        </w:r>
        <w:r>
          <w:rPr>
            <w:noProof/>
            <w:webHidden/>
          </w:rPr>
          <w:fldChar w:fldCharType="separate"/>
        </w:r>
        <w:r>
          <w:rPr>
            <w:noProof/>
            <w:webHidden/>
          </w:rPr>
          <w:t>24</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Pr="002F0C87">
          <w:rPr>
            <w:rStyle w:val="Hyperlink"/>
            <w:noProof/>
          </w:rPr>
          <w:t>Abb. 17: Programmablaufplan – zweiter Teil</w:t>
        </w:r>
        <w:r>
          <w:rPr>
            <w:noProof/>
            <w:webHidden/>
          </w:rPr>
          <w:tab/>
        </w:r>
        <w:r>
          <w:rPr>
            <w:noProof/>
            <w:webHidden/>
          </w:rPr>
          <w:fldChar w:fldCharType="begin"/>
        </w:r>
        <w:r>
          <w:rPr>
            <w:noProof/>
            <w:webHidden/>
          </w:rPr>
          <w:instrText xml:space="preserve"> PAGEREF _Toc387066308 \h </w:instrText>
        </w:r>
        <w:r>
          <w:rPr>
            <w:noProof/>
            <w:webHidden/>
          </w:rPr>
        </w:r>
        <w:r>
          <w:rPr>
            <w:noProof/>
            <w:webHidden/>
          </w:rPr>
          <w:fldChar w:fldCharType="separate"/>
        </w:r>
        <w:r>
          <w:rPr>
            <w:noProof/>
            <w:webHidden/>
          </w:rPr>
          <w:t>26</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Pr="002F0C87">
          <w:rPr>
            <w:rStyle w:val="Hyperlink"/>
            <w:noProof/>
          </w:rPr>
          <w:t>Abb. 18: GUI zum Spiel</w:t>
        </w:r>
        <w:r>
          <w:rPr>
            <w:noProof/>
            <w:webHidden/>
          </w:rPr>
          <w:tab/>
        </w:r>
        <w:r>
          <w:rPr>
            <w:noProof/>
            <w:webHidden/>
          </w:rPr>
          <w:fldChar w:fldCharType="begin"/>
        </w:r>
        <w:r>
          <w:rPr>
            <w:noProof/>
            <w:webHidden/>
          </w:rPr>
          <w:instrText xml:space="preserve"> PAGEREF _Toc387066309 \h </w:instrText>
        </w:r>
        <w:r>
          <w:rPr>
            <w:noProof/>
            <w:webHidden/>
          </w:rPr>
        </w:r>
        <w:r>
          <w:rPr>
            <w:noProof/>
            <w:webHidden/>
          </w:rPr>
          <w:fldChar w:fldCharType="separate"/>
        </w:r>
        <w:r>
          <w:rPr>
            <w:noProof/>
            <w:webHidden/>
          </w:rPr>
          <w:t>36</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Pr="003A4E91">
          <w:rPr>
            <w:rStyle w:val="Hyperlink"/>
            <w:noProof/>
          </w:rPr>
          <w:t>Code 2: Starten von zwei Threads</w:t>
        </w:r>
        <w:r>
          <w:rPr>
            <w:noProof/>
            <w:webHidden/>
          </w:rPr>
          <w:tab/>
        </w:r>
        <w:r>
          <w:rPr>
            <w:noProof/>
            <w:webHidden/>
          </w:rPr>
          <w:fldChar w:fldCharType="begin"/>
        </w:r>
        <w:r>
          <w:rPr>
            <w:noProof/>
            <w:webHidden/>
          </w:rPr>
          <w:instrText xml:space="preserve"> PAGEREF _Toc387066311 \h </w:instrText>
        </w:r>
        <w:r>
          <w:rPr>
            <w:noProof/>
            <w:webHidden/>
          </w:rPr>
        </w:r>
        <w:r>
          <w:rPr>
            <w:noProof/>
            <w:webHidden/>
          </w:rPr>
          <w:fldChar w:fldCharType="separate"/>
        </w:r>
        <w:r>
          <w:rPr>
            <w:noProof/>
            <w:webHidden/>
          </w:rPr>
          <w:t>28</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Pr="003A4E91">
          <w:rPr>
            <w:rStyle w:val="Hyperlink"/>
            <w:noProof/>
          </w:rPr>
          <w:t>Code 3: Ausführen einer zufälligen Bewegung</w:t>
        </w:r>
        <w:r>
          <w:rPr>
            <w:noProof/>
            <w:webHidden/>
          </w:rPr>
          <w:tab/>
        </w:r>
        <w:r>
          <w:rPr>
            <w:noProof/>
            <w:webHidden/>
          </w:rPr>
          <w:fldChar w:fldCharType="begin"/>
        </w:r>
        <w:r>
          <w:rPr>
            <w:noProof/>
            <w:webHidden/>
          </w:rPr>
          <w:instrText xml:space="preserve"> PAGEREF _Toc387066312 \h </w:instrText>
        </w:r>
        <w:r>
          <w:rPr>
            <w:noProof/>
            <w:webHidden/>
          </w:rPr>
        </w:r>
        <w:r>
          <w:rPr>
            <w:noProof/>
            <w:webHidden/>
          </w:rPr>
          <w:fldChar w:fldCharType="separate"/>
        </w:r>
        <w:r>
          <w:rPr>
            <w:noProof/>
            <w:webHidden/>
          </w:rPr>
          <w:t>30</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Pr="003A4E91">
          <w:rPr>
            <w:rStyle w:val="Hyperlink"/>
            <w:noProof/>
          </w:rPr>
          <w:t>Code 4: eine vordefinierte Bewegung von Nao</w:t>
        </w:r>
        <w:r>
          <w:rPr>
            <w:noProof/>
            <w:webHidden/>
          </w:rPr>
          <w:tab/>
        </w:r>
        <w:r>
          <w:rPr>
            <w:noProof/>
            <w:webHidden/>
          </w:rPr>
          <w:fldChar w:fldCharType="begin"/>
        </w:r>
        <w:r>
          <w:rPr>
            <w:noProof/>
            <w:webHidden/>
          </w:rPr>
          <w:instrText xml:space="preserve"> PAGEREF _Toc387066313 \h </w:instrText>
        </w:r>
        <w:r>
          <w:rPr>
            <w:noProof/>
            <w:webHidden/>
          </w:rPr>
        </w:r>
        <w:r>
          <w:rPr>
            <w:noProof/>
            <w:webHidden/>
          </w:rPr>
          <w:fldChar w:fldCharType="separate"/>
        </w:r>
        <w:r>
          <w:rPr>
            <w:noProof/>
            <w:webHidden/>
          </w:rPr>
          <w:t>32</w:t>
        </w:r>
        <w:r>
          <w:rPr>
            <w:noProof/>
            <w:webHidden/>
          </w:rPr>
          <w:fldChar w:fldCharType="end"/>
        </w:r>
      </w:hyperlink>
    </w:p>
    <w:p w:rsidR="00D57BC4" w:rsidRDefault="00D57BC4">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Pr="003A4E91">
          <w:rPr>
            <w:rStyle w:val="Hyperlink"/>
            <w:noProof/>
          </w:rPr>
          <w:t>Code 5: Berechnung von zusammenhängenden Knochen</w:t>
        </w:r>
        <w:r>
          <w:rPr>
            <w:noProof/>
            <w:webHidden/>
          </w:rPr>
          <w:tab/>
        </w:r>
        <w:r>
          <w:rPr>
            <w:noProof/>
            <w:webHidden/>
          </w:rPr>
          <w:fldChar w:fldCharType="begin"/>
        </w:r>
        <w:r>
          <w:rPr>
            <w:noProof/>
            <w:webHidden/>
          </w:rPr>
          <w:instrText xml:space="preserve"> PAGEREF _Toc387066314 \h </w:instrText>
        </w:r>
        <w:r>
          <w:rPr>
            <w:noProof/>
            <w:webHidden/>
          </w:rPr>
        </w:r>
        <w:r>
          <w:rPr>
            <w:noProof/>
            <w:webHidden/>
          </w:rPr>
          <w:fldChar w:fldCharType="separate"/>
        </w:r>
        <w:r>
          <w:rPr>
            <w:noProof/>
            <w:webHidden/>
          </w:rPr>
          <w:t>34</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D57BC4">
          <w:headerReference w:type="default" r:id="rId9"/>
          <w:footerReference w:type="default" r:id="rId10"/>
          <w:headerReference w:type="first" r:id="rId11"/>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D57BC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6" w:history="1">
        <w:r w:rsidRPr="00F1298B">
          <w:rPr>
            <w:rStyle w:val="Hyperlink"/>
          </w:rPr>
          <w:t>Abbildungsverzeichnis</w:t>
        </w:r>
        <w:r>
          <w:rPr>
            <w:webHidden/>
          </w:rPr>
          <w:tab/>
        </w:r>
        <w:r>
          <w:rPr>
            <w:webHidden/>
          </w:rPr>
          <w:fldChar w:fldCharType="begin"/>
        </w:r>
        <w:r>
          <w:rPr>
            <w:webHidden/>
          </w:rPr>
          <w:instrText xml:space="preserve"> PAGEREF _Toc387066316 \h </w:instrText>
        </w:r>
        <w:r>
          <w:rPr>
            <w:webHidden/>
          </w:rPr>
        </w:r>
        <w:r>
          <w:rPr>
            <w:webHidden/>
          </w:rPr>
          <w:fldChar w:fldCharType="separate"/>
        </w:r>
        <w:r>
          <w:rPr>
            <w:webHidden/>
          </w:rPr>
          <w:t>IV</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7" w:history="1">
        <w:r w:rsidRPr="00F1298B">
          <w:rPr>
            <w:rStyle w:val="Hyperlink"/>
          </w:rPr>
          <w:t>Codeverzeichnis</w:t>
        </w:r>
        <w:r>
          <w:rPr>
            <w:webHidden/>
          </w:rPr>
          <w:tab/>
        </w:r>
        <w:r>
          <w:rPr>
            <w:webHidden/>
          </w:rPr>
          <w:fldChar w:fldCharType="begin"/>
        </w:r>
        <w:r>
          <w:rPr>
            <w:webHidden/>
          </w:rPr>
          <w:instrText xml:space="preserve"> PAGEREF _Toc387066317 \h </w:instrText>
        </w:r>
        <w:r>
          <w:rPr>
            <w:webHidden/>
          </w:rPr>
        </w:r>
        <w:r>
          <w:rPr>
            <w:webHidden/>
          </w:rPr>
          <w:fldChar w:fldCharType="separate"/>
        </w:r>
        <w:r>
          <w:rPr>
            <w:webHidden/>
          </w:rPr>
          <w:t>V</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8" w:history="1">
        <w:r w:rsidRPr="00F1298B">
          <w:rPr>
            <w:rStyle w:val="Hyperlink"/>
          </w:rPr>
          <w:t>Abkürzungsverzeichnis</w:t>
        </w:r>
        <w:r>
          <w:rPr>
            <w:webHidden/>
          </w:rPr>
          <w:tab/>
        </w:r>
        <w:r>
          <w:rPr>
            <w:webHidden/>
          </w:rPr>
          <w:fldChar w:fldCharType="begin"/>
        </w:r>
        <w:r>
          <w:rPr>
            <w:webHidden/>
          </w:rPr>
          <w:instrText xml:space="preserve"> PAGEREF _Toc387066318 \h </w:instrText>
        </w:r>
        <w:r>
          <w:rPr>
            <w:webHidden/>
          </w:rPr>
        </w:r>
        <w:r>
          <w:rPr>
            <w:webHidden/>
          </w:rPr>
          <w:fldChar w:fldCharType="separate"/>
        </w:r>
        <w:r>
          <w:rPr>
            <w:webHidden/>
          </w:rPr>
          <w:t>VI</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19" w:history="1">
        <w:r w:rsidRPr="00F1298B">
          <w:rPr>
            <w:rStyle w:val="Hyperlink"/>
          </w:rPr>
          <w:t>Inhaltsverzeichnis</w:t>
        </w:r>
        <w:r>
          <w:rPr>
            <w:webHidden/>
          </w:rPr>
          <w:tab/>
        </w:r>
        <w:r>
          <w:rPr>
            <w:webHidden/>
          </w:rPr>
          <w:fldChar w:fldCharType="begin"/>
        </w:r>
        <w:r>
          <w:rPr>
            <w:webHidden/>
          </w:rPr>
          <w:instrText xml:space="preserve"> PAGEREF _Toc387066319 \h </w:instrText>
        </w:r>
        <w:r>
          <w:rPr>
            <w:webHidden/>
          </w:rPr>
        </w:r>
        <w:r>
          <w:rPr>
            <w:webHidden/>
          </w:rPr>
          <w:fldChar w:fldCharType="separate"/>
        </w:r>
        <w:r>
          <w:rPr>
            <w:webHidden/>
          </w:rPr>
          <w:t>VII</w:t>
        </w:r>
        <w:r>
          <w:rPr>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20" w:history="1">
        <w:r w:rsidRPr="00F1298B">
          <w:rPr>
            <w:rStyle w:val="Hyperlink"/>
          </w:rPr>
          <w:t>1</w:t>
        </w:r>
        <w:r>
          <w:rPr>
            <w:rFonts w:asciiTheme="minorHAnsi" w:eastAsiaTheme="minorEastAsia" w:hAnsiTheme="minorHAnsi" w:cstheme="minorBidi"/>
            <w:sz w:val="22"/>
            <w:szCs w:val="22"/>
            <w:lang w:eastAsia="de-DE"/>
          </w:rPr>
          <w:tab/>
        </w:r>
        <w:r w:rsidRPr="00F1298B">
          <w:rPr>
            <w:rStyle w:val="Hyperlink"/>
          </w:rPr>
          <w:t>Einleitung</w:t>
        </w:r>
        <w:r>
          <w:rPr>
            <w:webHidden/>
          </w:rPr>
          <w:tab/>
        </w:r>
        <w:r>
          <w:rPr>
            <w:webHidden/>
          </w:rPr>
          <w:fldChar w:fldCharType="begin"/>
        </w:r>
        <w:r>
          <w:rPr>
            <w:webHidden/>
          </w:rPr>
          <w:instrText xml:space="preserve"> PAGEREF _Toc387066320 \h </w:instrText>
        </w:r>
        <w:r>
          <w:rPr>
            <w:webHidden/>
          </w:rPr>
        </w:r>
        <w:r>
          <w:rPr>
            <w:webHidden/>
          </w:rPr>
          <w:fldChar w:fldCharType="separate"/>
        </w:r>
        <w:r>
          <w:rPr>
            <w:webHidden/>
          </w:rPr>
          <w:t>1</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1" w:history="1">
        <w:r w:rsidRPr="00F1298B">
          <w:rPr>
            <w:rStyle w:val="Hyperlink"/>
            <w:noProof/>
          </w:rPr>
          <w:t>1.1</w:t>
        </w:r>
        <w:r>
          <w:rPr>
            <w:rFonts w:asciiTheme="minorHAnsi" w:eastAsiaTheme="minorEastAsia" w:hAnsiTheme="minorHAnsi" w:cstheme="minorBidi"/>
            <w:noProof/>
            <w:sz w:val="22"/>
            <w:szCs w:val="22"/>
            <w:lang w:eastAsia="de-DE"/>
          </w:rPr>
          <w:tab/>
        </w:r>
        <w:r w:rsidRPr="00F1298B">
          <w:rPr>
            <w:rStyle w:val="Hyperlink"/>
            <w:noProof/>
          </w:rPr>
          <w:t>Motivation</w:t>
        </w:r>
        <w:r>
          <w:rPr>
            <w:noProof/>
            <w:webHidden/>
          </w:rPr>
          <w:tab/>
        </w:r>
        <w:r>
          <w:rPr>
            <w:noProof/>
            <w:webHidden/>
          </w:rPr>
          <w:fldChar w:fldCharType="begin"/>
        </w:r>
        <w:r>
          <w:rPr>
            <w:noProof/>
            <w:webHidden/>
          </w:rPr>
          <w:instrText xml:space="preserve"> PAGEREF _Toc387066321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2" w:history="1">
        <w:r w:rsidRPr="00F1298B">
          <w:rPr>
            <w:rStyle w:val="Hyperlink"/>
            <w:noProof/>
          </w:rPr>
          <w:t>1.2</w:t>
        </w:r>
        <w:r>
          <w:rPr>
            <w:rFonts w:asciiTheme="minorHAnsi" w:eastAsiaTheme="minorEastAsia" w:hAnsiTheme="minorHAnsi" w:cstheme="minorBidi"/>
            <w:noProof/>
            <w:sz w:val="22"/>
            <w:szCs w:val="22"/>
            <w:lang w:eastAsia="de-DE"/>
          </w:rPr>
          <w:tab/>
        </w:r>
        <w:r w:rsidRPr="00F1298B">
          <w:rPr>
            <w:rStyle w:val="Hyperlink"/>
            <w:noProof/>
          </w:rPr>
          <w:t>Aufgabenumfeld</w:t>
        </w:r>
        <w:r>
          <w:rPr>
            <w:noProof/>
            <w:webHidden/>
          </w:rPr>
          <w:tab/>
        </w:r>
        <w:r>
          <w:rPr>
            <w:noProof/>
            <w:webHidden/>
          </w:rPr>
          <w:fldChar w:fldCharType="begin"/>
        </w:r>
        <w:r>
          <w:rPr>
            <w:noProof/>
            <w:webHidden/>
          </w:rPr>
          <w:instrText xml:space="preserve"> PAGEREF _Toc387066322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3" w:history="1">
        <w:r w:rsidRPr="00F1298B">
          <w:rPr>
            <w:rStyle w:val="Hyperlink"/>
            <w:noProof/>
          </w:rPr>
          <w:t>1.3</w:t>
        </w:r>
        <w:r>
          <w:rPr>
            <w:rFonts w:asciiTheme="minorHAnsi" w:eastAsiaTheme="minorEastAsia" w:hAnsiTheme="minorHAnsi" w:cstheme="minorBidi"/>
            <w:noProof/>
            <w:sz w:val="22"/>
            <w:szCs w:val="22"/>
            <w:lang w:eastAsia="de-DE"/>
          </w:rPr>
          <w:tab/>
        </w:r>
        <w:r w:rsidRPr="00F1298B">
          <w:rPr>
            <w:rStyle w:val="Hyperlink"/>
            <w:noProof/>
          </w:rPr>
          <w:t>Aufgabenbeschreibung und Ziele</w:t>
        </w:r>
        <w:r>
          <w:rPr>
            <w:noProof/>
            <w:webHidden/>
          </w:rPr>
          <w:tab/>
        </w:r>
        <w:r>
          <w:rPr>
            <w:noProof/>
            <w:webHidden/>
          </w:rPr>
          <w:fldChar w:fldCharType="begin"/>
        </w:r>
        <w:r>
          <w:rPr>
            <w:noProof/>
            <w:webHidden/>
          </w:rPr>
          <w:instrText xml:space="preserve"> PAGEREF _Toc387066323 \h </w:instrText>
        </w:r>
        <w:r>
          <w:rPr>
            <w:noProof/>
            <w:webHidden/>
          </w:rPr>
        </w:r>
        <w:r>
          <w:rPr>
            <w:noProof/>
            <w:webHidden/>
          </w:rPr>
          <w:fldChar w:fldCharType="separate"/>
        </w:r>
        <w:r>
          <w:rPr>
            <w:noProof/>
            <w:webHidden/>
          </w:rPr>
          <w:t>1</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4" w:history="1">
        <w:r w:rsidRPr="00F1298B">
          <w:rPr>
            <w:rStyle w:val="Hyperlink"/>
            <w:noProof/>
          </w:rPr>
          <w:t>1.4</w:t>
        </w:r>
        <w:r>
          <w:rPr>
            <w:rFonts w:asciiTheme="minorHAnsi" w:eastAsiaTheme="minorEastAsia" w:hAnsiTheme="minorHAnsi" w:cstheme="minorBidi"/>
            <w:noProof/>
            <w:sz w:val="22"/>
            <w:szCs w:val="22"/>
            <w:lang w:eastAsia="de-DE"/>
          </w:rPr>
          <w:tab/>
        </w:r>
        <w:r w:rsidRPr="00F1298B">
          <w:rPr>
            <w:rStyle w:val="Hyperlink"/>
            <w:noProof/>
          </w:rPr>
          <w:t>Vorgehensweise</w:t>
        </w:r>
        <w:r>
          <w:rPr>
            <w:noProof/>
            <w:webHidden/>
          </w:rPr>
          <w:tab/>
        </w:r>
        <w:r>
          <w:rPr>
            <w:noProof/>
            <w:webHidden/>
          </w:rPr>
          <w:fldChar w:fldCharType="begin"/>
        </w:r>
        <w:r>
          <w:rPr>
            <w:noProof/>
            <w:webHidden/>
          </w:rPr>
          <w:instrText xml:space="preserve"> PAGEREF _Toc387066324 \h </w:instrText>
        </w:r>
        <w:r>
          <w:rPr>
            <w:noProof/>
            <w:webHidden/>
          </w:rPr>
        </w:r>
        <w:r>
          <w:rPr>
            <w:noProof/>
            <w:webHidden/>
          </w:rPr>
          <w:fldChar w:fldCharType="separate"/>
        </w:r>
        <w:r>
          <w:rPr>
            <w:noProof/>
            <w:webHidden/>
          </w:rPr>
          <w:t>2</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25" w:history="1">
        <w:r w:rsidRPr="00F1298B">
          <w:rPr>
            <w:rStyle w:val="Hyperlink"/>
          </w:rPr>
          <w:t>2</w:t>
        </w:r>
        <w:r>
          <w:rPr>
            <w:rFonts w:asciiTheme="minorHAnsi" w:eastAsiaTheme="minorEastAsia" w:hAnsiTheme="minorHAnsi" w:cstheme="minorBidi"/>
            <w:sz w:val="22"/>
            <w:szCs w:val="22"/>
            <w:lang w:eastAsia="de-DE"/>
          </w:rPr>
          <w:tab/>
        </w:r>
        <w:r w:rsidRPr="00F1298B">
          <w:rPr>
            <w:rStyle w:val="Hyperlink"/>
          </w:rPr>
          <w:t>Grundlagen</w:t>
        </w:r>
        <w:r>
          <w:rPr>
            <w:webHidden/>
          </w:rPr>
          <w:tab/>
        </w:r>
        <w:r>
          <w:rPr>
            <w:webHidden/>
          </w:rPr>
          <w:fldChar w:fldCharType="begin"/>
        </w:r>
        <w:r>
          <w:rPr>
            <w:webHidden/>
          </w:rPr>
          <w:instrText xml:space="preserve"> PAGEREF _Toc387066325 \h </w:instrText>
        </w:r>
        <w:r>
          <w:rPr>
            <w:webHidden/>
          </w:rPr>
        </w:r>
        <w:r>
          <w:rPr>
            <w:webHidden/>
          </w:rPr>
          <w:fldChar w:fldCharType="separate"/>
        </w:r>
        <w:r>
          <w:rPr>
            <w:webHidden/>
          </w:rPr>
          <w:t>3</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26" w:history="1">
        <w:r w:rsidRPr="00F1298B">
          <w:rPr>
            <w:rStyle w:val="Hyperlink"/>
            <w:noProof/>
          </w:rPr>
          <w:t>2.1</w:t>
        </w:r>
        <w:r>
          <w:rPr>
            <w:rFonts w:asciiTheme="minorHAnsi" w:eastAsiaTheme="minorEastAsia" w:hAnsiTheme="minorHAnsi" w:cstheme="minorBidi"/>
            <w:noProof/>
            <w:sz w:val="22"/>
            <w:szCs w:val="22"/>
            <w:lang w:eastAsia="de-DE"/>
          </w:rPr>
          <w:tab/>
        </w:r>
        <w:r w:rsidRPr="00F1298B">
          <w:rPr>
            <w:rStyle w:val="Hyperlink"/>
            <w:noProof/>
          </w:rPr>
          <w:t>Kinect</w:t>
        </w:r>
        <w:r>
          <w:rPr>
            <w:noProof/>
            <w:webHidden/>
          </w:rPr>
          <w:tab/>
        </w:r>
        <w:r>
          <w:rPr>
            <w:noProof/>
            <w:webHidden/>
          </w:rPr>
          <w:fldChar w:fldCharType="begin"/>
        </w:r>
        <w:r>
          <w:rPr>
            <w:noProof/>
            <w:webHidden/>
          </w:rPr>
          <w:instrText xml:space="preserve"> PAGEREF _Toc387066326 \h </w:instrText>
        </w:r>
        <w:r>
          <w:rPr>
            <w:noProof/>
            <w:webHidden/>
          </w:rPr>
        </w:r>
        <w:r>
          <w:rPr>
            <w:noProof/>
            <w:webHidden/>
          </w:rPr>
          <w:fldChar w:fldCharType="separate"/>
        </w:r>
        <w:r>
          <w:rPr>
            <w:noProof/>
            <w:webHidden/>
          </w:rPr>
          <w:t>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7" w:history="1">
        <w:r w:rsidRPr="00F1298B">
          <w:rPr>
            <w:rStyle w:val="Hyperlink"/>
            <w:noProof/>
          </w:rPr>
          <w:t>2.1.1</w:t>
        </w:r>
        <w:r>
          <w:rPr>
            <w:rFonts w:asciiTheme="minorHAnsi" w:eastAsiaTheme="minorEastAsia" w:hAnsiTheme="minorHAnsi" w:cstheme="minorBidi"/>
            <w:noProof/>
            <w:sz w:val="22"/>
            <w:szCs w:val="22"/>
            <w:lang w:eastAsia="de-DE"/>
          </w:rPr>
          <w:tab/>
        </w:r>
        <w:r w:rsidRPr="00F1298B">
          <w:rPr>
            <w:rStyle w:val="Hyperlink"/>
            <w:noProof/>
          </w:rPr>
          <w:t>Sensoren der Kinect</w:t>
        </w:r>
        <w:r>
          <w:rPr>
            <w:noProof/>
            <w:webHidden/>
          </w:rPr>
          <w:tab/>
        </w:r>
        <w:r>
          <w:rPr>
            <w:noProof/>
            <w:webHidden/>
          </w:rPr>
          <w:fldChar w:fldCharType="begin"/>
        </w:r>
        <w:r>
          <w:rPr>
            <w:noProof/>
            <w:webHidden/>
          </w:rPr>
          <w:instrText xml:space="preserve"> PAGEREF _Toc387066327 \h </w:instrText>
        </w:r>
        <w:r>
          <w:rPr>
            <w:noProof/>
            <w:webHidden/>
          </w:rPr>
        </w:r>
        <w:r>
          <w:rPr>
            <w:noProof/>
            <w:webHidden/>
          </w:rPr>
          <w:fldChar w:fldCharType="separate"/>
        </w:r>
        <w:r>
          <w:rPr>
            <w:noProof/>
            <w:webHidden/>
          </w:rPr>
          <w:t>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8" w:history="1">
        <w:r w:rsidRPr="00F1298B">
          <w:rPr>
            <w:rStyle w:val="Hyperlink"/>
            <w:noProof/>
          </w:rPr>
          <w:t>2.1.2</w:t>
        </w:r>
        <w:r>
          <w:rPr>
            <w:rFonts w:asciiTheme="minorHAnsi" w:eastAsiaTheme="minorEastAsia" w:hAnsiTheme="minorHAnsi" w:cstheme="minorBidi"/>
            <w:noProof/>
            <w:sz w:val="22"/>
            <w:szCs w:val="22"/>
            <w:lang w:eastAsia="de-DE"/>
          </w:rPr>
          <w:tab/>
        </w:r>
        <w:r w:rsidRPr="00F1298B">
          <w:rPr>
            <w:rStyle w:val="Hyperlink"/>
            <w:noProof/>
          </w:rPr>
          <w:t>SDK</w:t>
        </w:r>
        <w:r>
          <w:rPr>
            <w:noProof/>
            <w:webHidden/>
          </w:rPr>
          <w:tab/>
        </w:r>
        <w:r>
          <w:rPr>
            <w:noProof/>
            <w:webHidden/>
          </w:rPr>
          <w:fldChar w:fldCharType="begin"/>
        </w:r>
        <w:r>
          <w:rPr>
            <w:noProof/>
            <w:webHidden/>
          </w:rPr>
          <w:instrText xml:space="preserve"> PAGEREF _Toc387066328 \h </w:instrText>
        </w:r>
        <w:r>
          <w:rPr>
            <w:noProof/>
            <w:webHidden/>
          </w:rPr>
        </w:r>
        <w:r>
          <w:rPr>
            <w:noProof/>
            <w:webHidden/>
          </w:rPr>
          <w:fldChar w:fldCharType="separate"/>
        </w:r>
        <w:r>
          <w:rPr>
            <w:noProof/>
            <w:webHidden/>
          </w:rPr>
          <w:t>5</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29" w:history="1">
        <w:r w:rsidRPr="00F1298B">
          <w:rPr>
            <w:rStyle w:val="Hyperlink"/>
            <w:noProof/>
          </w:rPr>
          <w:t>2.1.3</w:t>
        </w:r>
        <w:r>
          <w:rPr>
            <w:rFonts w:asciiTheme="minorHAnsi" w:eastAsiaTheme="minorEastAsia" w:hAnsiTheme="minorHAnsi" w:cstheme="minorBidi"/>
            <w:noProof/>
            <w:sz w:val="22"/>
            <w:szCs w:val="22"/>
            <w:lang w:eastAsia="de-DE"/>
          </w:rPr>
          <w:tab/>
        </w:r>
        <w:r w:rsidRPr="00F1298B">
          <w:rPr>
            <w:rStyle w:val="Hyperlink"/>
            <w:noProof/>
          </w:rPr>
          <w:t>Kinect Developer Toolkit</w:t>
        </w:r>
        <w:r>
          <w:rPr>
            <w:noProof/>
            <w:webHidden/>
          </w:rPr>
          <w:tab/>
        </w:r>
        <w:r>
          <w:rPr>
            <w:noProof/>
            <w:webHidden/>
          </w:rPr>
          <w:fldChar w:fldCharType="begin"/>
        </w:r>
        <w:r>
          <w:rPr>
            <w:noProof/>
            <w:webHidden/>
          </w:rPr>
          <w:instrText xml:space="preserve"> PAGEREF _Toc387066329 \h </w:instrText>
        </w:r>
        <w:r>
          <w:rPr>
            <w:noProof/>
            <w:webHidden/>
          </w:rPr>
        </w:r>
        <w:r>
          <w:rPr>
            <w:noProof/>
            <w:webHidden/>
          </w:rPr>
          <w:fldChar w:fldCharType="separate"/>
        </w:r>
        <w:r>
          <w:rPr>
            <w:noProof/>
            <w:webHidden/>
          </w:rPr>
          <w:t>6</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0" w:history="1">
        <w:r w:rsidRPr="00F1298B">
          <w:rPr>
            <w:rStyle w:val="Hyperlink"/>
            <w:noProof/>
          </w:rPr>
          <w:t>2.2</w:t>
        </w:r>
        <w:r>
          <w:rPr>
            <w:rFonts w:asciiTheme="minorHAnsi" w:eastAsiaTheme="minorEastAsia" w:hAnsiTheme="minorHAnsi" w:cstheme="minorBidi"/>
            <w:noProof/>
            <w:sz w:val="22"/>
            <w:szCs w:val="22"/>
            <w:lang w:eastAsia="de-DE"/>
          </w:rPr>
          <w:tab/>
        </w:r>
        <w:r w:rsidRPr="00F1298B">
          <w:rPr>
            <w:rStyle w:val="Hyperlink"/>
            <w:noProof/>
          </w:rPr>
          <w:t>Winkel</w:t>
        </w:r>
        <w:r>
          <w:rPr>
            <w:noProof/>
            <w:webHidden/>
          </w:rPr>
          <w:tab/>
        </w:r>
        <w:r>
          <w:rPr>
            <w:noProof/>
            <w:webHidden/>
          </w:rPr>
          <w:fldChar w:fldCharType="begin"/>
        </w:r>
        <w:r>
          <w:rPr>
            <w:noProof/>
            <w:webHidden/>
          </w:rPr>
          <w:instrText xml:space="preserve"> PAGEREF _Toc387066330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1" w:history="1">
        <w:r w:rsidRPr="00F1298B">
          <w:rPr>
            <w:rStyle w:val="Hyperlink"/>
            <w:noProof/>
          </w:rPr>
          <w:t>2.2.1</w:t>
        </w:r>
        <w:r>
          <w:rPr>
            <w:rFonts w:asciiTheme="minorHAnsi" w:eastAsiaTheme="minorEastAsia" w:hAnsiTheme="minorHAnsi" w:cstheme="minorBidi"/>
            <w:noProof/>
            <w:sz w:val="22"/>
            <w:szCs w:val="22"/>
            <w:lang w:eastAsia="de-DE"/>
          </w:rPr>
          <w:tab/>
        </w:r>
        <w:r w:rsidRPr="00F1298B">
          <w:rPr>
            <w:rStyle w:val="Hyperlink"/>
            <w:noProof/>
          </w:rPr>
          <w:t>Roll-Nick-Gier-Winkel</w:t>
        </w:r>
        <w:r>
          <w:rPr>
            <w:noProof/>
            <w:webHidden/>
          </w:rPr>
          <w:tab/>
        </w:r>
        <w:r>
          <w:rPr>
            <w:noProof/>
            <w:webHidden/>
          </w:rPr>
          <w:fldChar w:fldCharType="begin"/>
        </w:r>
        <w:r>
          <w:rPr>
            <w:noProof/>
            <w:webHidden/>
          </w:rPr>
          <w:instrText xml:space="preserve"> PAGEREF _Toc387066331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2" w:history="1">
        <w:r w:rsidRPr="00F1298B">
          <w:rPr>
            <w:rStyle w:val="Hyperlink"/>
            <w:noProof/>
          </w:rPr>
          <w:t>2.2.2</w:t>
        </w:r>
        <w:r>
          <w:rPr>
            <w:rFonts w:asciiTheme="minorHAnsi" w:eastAsiaTheme="minorEastAsia" w:hAnsiTheme="minorHAnsi" w:cstheme="minorBidi"/>
            <w:noProof/>
            <w:sz w:val="22"/>
            <w:szCs w:val="22"/>
            <w:lang w:eastAsia="de-DE"/>
          </w:rPr>
          <w:tab/>
        </w:r>
        <w:r w:rsidRPr="00F1298B">
          <w:rPr>
            <w:rStyle w:val="Hyperlink"/>
            <w:noProof/>
          </w:rPr>
          <w:t>Winkelberechnung</w:t>
        </w:r>
        <w:r>
          <w:rPr>
            <w:noProof/>
            <w:webHidden/>
          </w:rPr>
          <w:tab/>
        </w:r>
        <w:r>
          <w:rPr>
            <w:noProof/>
            <w:webHidden/>
          </w:rPr>
          <w:fldChar w:fldCharType="begin"/>
        </w:r>
        <w:r>
          <w:rPr>
            <w:noProof/>
            <w:webHidden/>
          </w:rPr>
          <w:instrText xml:space="preserve"> PAGEREF _Toc387066332 \h </w:instrText>
        </w:r>
        <w:r>
          <w:rPr>
            <w:noProof/>
            <w:webHidden/>
          </w:rPr>
        </w:r>
        <w:r>
          <w:rPr>
            <w:noProof/>
            <w:webHidden/>
          </w:rPr>
          <w:fldChar w:fldCharType="separate"/>
        </w:r>
        <w:r>
          <w:rPr>
            <w:noProof/>
            <w:webHidden/>
          </w:rPr>
          <w:t>9</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3" w:history="1">
        <w:r w:rsidRPr="00F1298B">
          <w:rPr>
            <w:rStyle w:val="Hyperlink"/>
            <w:noProof/>
          </w:rPr>
          <w:t>2.3</w:t>
        </w:r>
        <w:r>
          <w:rPr>
            <w:rFonts w:asciiTheme="minorHAnsi" w:eastAsiaTheme="minorEastAsia" w:hAnsiTheme="minorHAnsi" w:cstheme="minorBidi"/>
            <w:noProof/>
            <w:sz w:val="22"/>
            <w:szCs w:val="22"/>
            <w:lang w:eastAsia="de-DE"/>
          </w:rPr>
          <w:tab/>
        </w:r>
        <w:r w:rsidRPr="00F1298B">
          <w:rPr>
            <w:rStyle w:val="Hyperlink"/>
            <w:noProof/>
          </w:rPr>
          <w:t>Humanoide Roboter</w:t>
        </w:r>
        <w:r>
          <w:rPr>
            <w:noProof/>
            <w:webHidden/>
          </w:rPr>
          <w:tab/>
        </w:r>
        <w:r>
          <w:rPr>
            <w:noProof/>
            <w:webHidden/>
          </w:rPr>
          <w:fldChar w:fldCharType="begin"/>
        </w:r>
        <w:r>
          <w:rPr>
            <w:noProof/>
            <w:webHidden/>
          </w:rPr>
          <w:instrText xml:space="preserve"> PAGEREF _Toc387066333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4" w:history="1">
        <w:r w:rsidRPr="00F1298B">
          <w:rPr>
            <w:rStyle w:val="Hyperlink"/>
            <w:noProof/>
          </w:rPr>
          <w:t>2.3.1</w:t>
        </w:r>
        <w:r>
          <w:rPr>
            <w:rFonts w:asciiTheme="minorHAnsi" w:eastAsiaTheme="minorEastAsia" w:hAnsiTheme="minorHAnsi" w:cstheme="minorBidi"/>
            <w:noProof/>
            <w:sz w:val="22"/>
            <w:szCs w:val="22"/>
            <w:lang w:eastAsia="de-DE"/>
          </w:rPr>
          <w:tab/>
        </w:r>
        <w:r w:rsidRPr="00F1298B">
          <w:rPr>
            <w:rStyle w:val="Hyperlink"/>
            <w:noProof/>
          </w:rPr>
          <w:t>Nao</w:t>
        </w:r>
        <w:r>
          <w:rPr>
            <w:noProof/>
            <w:webHidden/>
          </w:rPr>
          <w:tab/>
        </w:r>
        <w:r>
          <w:rPr>
            <w:noProof/>
            <w:webHidden/>
          </w:rPr>
          <w:fldChar w:fldCharType="begin"/>
        </w:r>
        <w:r>
          <w:rPr>
            <w:noProof/>
            <w:webHidden/>
          </w:rPr>
          <w:instrText xml:space="preserve"> PAGEREF _Toc387066334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4"/>
        <w:rPr>
          <w:rFonts w:asciiTheme="minorHAnsi" w:eastAsiaTheme="minorEastAsia" w:hAnsiTheme="minorHAnsi" w:cstheme="minorBidi"/>
          <w:noProof/>
          <w:sz w:val="22"/>
          <w:szCs w:val="22"/>
          <w:lang w:eastAsia="de-DE"/>
        </w:rPr>
      </w:pPr>
      <w:hyperlink w:anchor="_Toc387066335" w:history="1">
        <w:r w:rsidRPr="00F1298B">
          <w:rPr>
            <w:rStyle w:val="Hyperlink"/>
            <w:noProof/>
          </w:rPr>
          <w:t>2.3.1.1</w:t>
        </w:r>
        <w:r>
          <w:rPr>
            <w:rFonts w:asciiTheme="minorHAnsi" w:eastAsiaTheme="minorEastAsia" w:hAnsiTheme="minorHAnsi" w:cstheme="minorBidi"/>
            <w:noProof/>
            <w:sz w:val="22"/>
            <w:szCs w:val="22"/>
            <w:lang w:eastAsia="de-DE"/>
          </w:rPr>
          <w:tab/>
        </w:r>
        <w:r w:rsidRPr="00F1298B">
          <w:rPr>
            <w:rStyle w:val="Hyperlink"/>
            <w:noProof/>
          </w:rPr>
          <w:t>Hardware</w:t>
        </w:r>
        <w:r>
          <w:rPr>
            <w:noProof/>
            <w:webHidden/>
          </w:rPr>
          <w:tab/>
        </w:r>
        <w:r>
          <w:rPr>
            <w:noProof/>
            <w:webHidden/>
          </w:rPr>
          <w:fldChar w:fldCharType="begin"/>
        </w:r>
        <w:r>
          <w:rPr>
            <w:noProof/>
            <w:webHidden/>
          </w:rPr>
          <w:instrText xml:space="preserve"> PAGEREF _Toc387066335 \h </w:instrText>
        </w:r>
        <w:r>
          <w:rPr>
            <w:noProof/>
            <w:webHidden/>
          </w:rPr>
        </w:r>
        <w:r>
          <w:rPr>
            <w:noProof/>
            <w:webHidden/>
          </w:rPr>
          <w:fldChar w:fldCharType="separate"/>
        </w:r>
        <w:r>
          <w:rPr>
            <w:noProof/>
            <w:webHidden/>
          </w:rPr>
          <w:t>10</w:t>
        </w:r>
        <w:r>
          <w:rPr>
            <w:noProof/>
            <w:webHidden/>
          </w:rPr>
          <w:fldChar w:fldCharType="end"/>
        </w:r>
      </w:hyperlink>
    </w:p>
    <w:p w:rsidR="00D57BC4" w:rsidRDefault="00D57BC4">
      <w:pPr>
        <w:pStyle w:val="Verzeichnis4"/>
        <w:rPr>
          <w:rFonts w:asciiTheme="minorHAnsi" w:eastAsiaTheme="minorEastAsia" w:hAnsiTheme="minorHAnsi" w:cstheme="minorBidi"/>
          <w:noProof/>
          <w:sz w:val="22"/>
          <w:szCs w:val="22"/>
          <w:lang w:eastAsia="de-DE"/>
        </w:rPr>
      </w:pPr>
      <w:hyperlink w:anchor="_Toc387066336" w:history="1">
        <w:r w:rsidRPr="00F1298B">
          <w:rPr>
            <w:rStyle w:val="Hyperlink"/>
            <w:noProof/>
          </w:rPr>
          <w:t>2.3.1.2</w:t>
        </w:r>
        <w:r>
          <w:rPr>
            <w:rFonts w:asciiTheme="minorHAnsi" w:eastAsiaTheme="minorEastAsia" w:hAnsiTheme="minorHAnsi" w:cstheme="minorBidi"/>
            <w:noProof/>
            <w:sz w:val="22"/>
            <w:szCs w:val="22"/>
            <w:lang w:eastAsia="de-DE"/>
          </w:rPr>
          <w:tab/>
        </w:r>
        <w:r w:rsidRPr="00F1298B">
          <w:rPr>
            <w:rStyle w:val="Hyperlink"/>
            <w:noProof/>
          </w:rPr>
          <w:t>Software</w:t>
        </w:r>
        <w:r>
          <w:rPr>
            <w:noProof/>
            <w:webHidden/>
          </w:rPr>
          <w:tab/>
        </w:r>
        <w:r>
          <w:rPr>
            <w:noProof/>
            <w:webHidden/>
          </w:rPr>
          <w:fldChar w:fldCharType="begin"/>
        </w:r>
        <w:r>
          <w:rPr>
            <w:noProof/>
            <w:webHidden/>
          </w:rPr>
          <w:instrText xml:space="preserve"> PAGEREF _Toc387066336 \h </w:instrText>
        </w:r>
        <w:r>
          <w:rPr>
            <w:noProof/>
            <w:webHidden/>
          </w:rPr>
        </w:r>
        <w:r>
          <w:rPr>
            <w:noProof/>
            <w:webHidden/>
          </w:rPr>
          <w:fldChar w:fldCharType="separate"/>
        </w:r>
        <w:r>
          <w:rPr>
            <w:noProof/>
            <w:webHidden/>
          </w:rPr>
          <w:t>13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37" w:history="1">
        <w:r w:rsidRPr="00F1298B">
          <w:rPr>
            <w:rStyle w:val="Hyperlink"/>
            <w:noProof/>
          </w:rPr>
          <w:t>2.3.2</w:t>
        </w:r>
        <w:r>
          <w:rPr>
            <w:rFonts w:asciiTheme="minorHAnsi" w:eastAsiaTheme="minorEastAsia" w:hAnsiTheme="minorHAnsi" w:cstheme="minorBidi"/>
            <w:noProof/>
            <w:sz w:val="22"/>
            <w:szCs w:val="22"/>
            <w:lang w:eastAsia="de-DE"/>
          </w:rPr>
          <w:tab/>
        </w:r>
        <w:r w:rsidRPr="00F1298B">
          <w:rPr>
            <w:rStyle w:val="Hyperlink"/>
            <w:noProof/>
          </w:rPr>
          <w:t>Andere humanoide Roboter</w:t>
        </w:r>
        <w:r>
          <w:rPr>
            <w:noProof/>
            <w:webHidden/>
          </w:rPr>
          <w:tab/>
        </w:r>
        <w:r>
          <w:rPr>
            <w:noProof/>
            <w:webHidden/>
          </w:rPr>
          <w:fldChar w:fldCharType="begin"/>
        </w:r>
        <w:r>
          <w:rPr>
            <w:noProof/>
            <w:webHidden/>
          </w:rPr>
          <w:instrText xml:space="preserve"> PAGEREF _Toc387066337 \h </w:instrText>
        </w:r>
        <w:r>
          <w:rPr>
            <w:noProof/>
            <w:webHidden/>
          </w:rPr>
        </w:r>
        <w:r>
          <w:rPr>
            <w:noProof/>
            <w:webHidden/>
          </w:rPr>
          <w:fldChar w:fldCharType="separate"/>
        </w:r>
        <w:r>
          <w:rPr>
            <w:noProof/>
            <w:webHidden/>
          </w:rPr>
          <w:t>16</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8" w:history="1">
        <w:r w:rsidRPr="00F1298B">
          <w:rPr>
            <w:rStyle w:val="Hyperlink"/>
            <w:noProof/>
          </w:rPr>
          <w:t>2.4</w:t>
        </w:r>
        <w:r>
          <w:rPr>
            <w:rFonts w:asciiTheme="minorHAnsi" w:eastAsiaTheme="minorEastAsia" w:hAnsiTheme="minorHAnsi" w:cstheme="minorBidi"/>
            <w:noProof/>
            <w:sz w:val="22"/>
            <w:szCs w:val="22"/>
            <w:lang w:eastAsia="de-DE"/>
          </w:rPr>
          <w:tab/>
        </w:r>
        <w:r w:rsidRPr="00F1298B">
          <w:rPr>
            <w:rStyle w:val="Hyperlink"/>
            <w:noProof/>
          </w:rPr>
          <w:t>Entwicklungsumgebung</w:t>
        </w:r>
        <w:r>
          <w:rPr>
            <w:noProof/>
            <w:webHidden/>
          </w:rPr>
          <w:tab/>
        </w:r>
        <w:r>
          <w:rPr>
            <w:noProof/>
            <w:webHidden/>
          </w:rPr>
          <w:fldChar w:fldCharType="begin"/>
        </w:r>
        <w:r>
          <w:rPr>
            <w:noProof/>
            <w:webHidden/>
          </w:rPr>
          <w:instrText xml:space="preserve"> PAGEREF _Toc387066338 \h </w:instrText>
        </w:r>
        <w:r>
          <w:rPr>
            <w:noProof/>
            <w:webHidden/>
          </w:rPr>
        </w:r>
        <w:r>
          <w:rPr>
            <w:noProof/>
            <w:webHidden/>
          </w:rPr>
          <w:fldChar w:fldCharType="separate"/>
        </w:r>
        <w:r>
          <w:rPr>
            <w:noProof/>
            <w:webHidden/>
          </w:rPr>
          <w:t>17</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39" w:history="1">
        <w:r w:rsidRPr="00F1298B">
          <w:rPr>
            <w:rStyle w:val="Hyperlink"/>
            <w:noProof/>
          </w:rPr>
          <w:t>2.5</w:t>
        </w:r>
        <w:r>
          <w:rPr>
            <w:rFonts w:asciiTheme="minorHAnsi" w:eastAsiaTheme="minorEastAsia" w:hAnsiTheme="minorHAnsi" w:cstheme="minorBidi"/>
            <w:noProof/>
            <w:sz w:val="22"/>
            <w:szCs w:val="22"/>
            <w:lang w:eastAsia="de-DE"/>
          </w:rPr>
          <w:tab/>
        </w:r>
        <w:r w:rsidRPr="00F1298B">
          <w:rPr>
            <w:rStyle w:val="Hyperlink"/>
            <w:noProof/>
          </w:rPr>
          <w:t>Threads</w:t>
        </w:r>
        <w:r>
          <w:rPr>
            <w:noProof/>
            <w:webHidden/>
          </w:rPr>
          <w:tab/>
        </w:r>
        <w:r>
          <w:rPr>
            <w:noProof/>
            <w:webHidden/>
          </w:rPr>
          <w:fldChar w:fldCharType="begin"/>
        </w:r>
        <w:r>
          <w:rPr>
            <w:noProof/>
            <w:webHidden/>
          </w:rPr>
          <w:instrText xml:space="preserve"> PAGEREF _Toc387066339 \h </w:instrText>
        </w:r>
        <w:r>
          <w:rPr>
            <w:noProof/>
            <w:webHidden/>
          </w:rPr>
        </w:r>
        <w:r>
          <w:rPr>
            <w:noProof/>
            <w:webHidden/>
          </w:rPr>
          <w:fldChar w:fldCharType="separate"/>
        </w:r>
        <w:r>
          <w:rPr>
            <w:noProof/>
            <w:webHidden/>
          </w:rPr>
          <w:t>17</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40" w:history="1">
        <w:r w:rsidRPr="00F1298B">
          <w:rPr>
            <w:rStyle w:val="Hyperlink"/>
          </w:rPr>
          <w:t>3</w:t>
        </w:r>
        <w:r>
          <w:rPr>
            <w:rFonts w:asciiTheme="minorHAnsi" w:eastAsiaTheme="minorEastAsia" w:hAnsiTheme="minorHAnsi" w:cstheme="minorBidi"/>
            <w:sz w:val="22"/>
            <w:szCs w:val="22"/>
            <w:lang w:eastAsia="de-DE"/>
          </w:rPr>
          <w:tab/>
        </w:r>
        <w:r w:rsidRPr="00F1298B">
          <w:rPr>
            <w:rStyle w:val="Hyperlink"/>
          </w:rPr>
          <w:t>Konzeption/Planung</w:t>
        </w:r>
        <w:r>
          <w:rPr>
            <w:webHidden/>
          </w:rPr>
          <w:tab/>
        </w:r>
        <w:r>
          <w:rPr>
            <w:webHidden/>
          </w:rPr>
          <w:fldChar w:fldCharType="begin"/>
        </w:r>
        <w:r>
          <w:rPr>
            <w:webHidden/>
          </w:rPr>
          <w:instrText xml:space="preserve"> PAGEREF _Toc387066340 \h </w:instrText>
        </w:r>
        <w:r>
          <w:rPr>
            <w:webHidden/>
          </w:rPr>
        </w:r>
        <w:r>
          <w:rPr>
            <w:webHidden/>
          </w:rPr>
          <w:fldChar w:fldCharType="separate"/>
        </w:r>
        <w:r>
          <w:rPr>
            <w:webHidden/>
          </w:rPr>
          <w:t>20</w:t>
        </w:r>
        <w:r>
          <w:rPr>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41" w:history="1">
        <w:r w:rsidRPr="00F1298B">
          <w:rPr>
            <w:rStyle w:val="Hyperlink"/>
          </w:rPr>
          <w:t>4</w:t>
        </w:r>
        <w:r>
          <w:rPr>
            <w:rFonts w:asciiTheme="minorHAnsi" w:eastAsiaTheme="minorEastAsia" w:hAnsiTheme="minorHAnsi" w:cstheme="minorBidi"/>
            <w:sz w:val="22"/>
            <w:szCs w:val="22"/>
            <w:lang w:eastAsia="de-DE"/>
          </w:rPr>
          <w:tab/>
        </w:r>
        <w:r w:rsidRPr="00F1298B">
          <w:rPr>
            <w:rStyle w:val="Hyperlink"/>
          </w:rPr>
          <w:t>Umsetzung</w:t>
        </w:r>
        <w:r>
          <w:rPr>
            <w:webHidden/>
          </w:rPr>
          <w:tab/>
        </w:r>
        <w:r>
          <w:rPr>
            <w:webHidden/>
          </w:rPr>
          <w:fldChar w:fldCharType="begin"/>
        </w:r>
        <w:r>
          <w:rPr>
            <w:webHidden/>
          </w:rPr>
          <w:instrText xml:space="preserve"> PAGEREF _Toc387066341 \h </w:instrText>
        </w:r>
        <w:r>
          <w:rPr>
            <w:webHidden/>
          </w:rPr>
        </w:r>
        <w:r>
          <w:rPr>
            <w:webHidden/>
          </w:rPr>
          <w:fldChar w:fldCharType="separate"/>
        </w:r>
        <w:r>
          <w:rPr>
            <w:webHidden/>
          </w:rPr>
          <w:t>21</w:t>
        </w:r>
        <w:r>
          <w:rPr>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42" w:history="1">
        <w:r w:rsidRPr="00F1298B">
          <w:rPr>
            <w:rStyle w:val="Hyperlink"/>
            <w:noProof/>
          </w:rPr>
          <w:t>4.1</w:t>
        </w:r>
        <w:r>
          <w:rPr>
            <w:rFonts w:asciiTheme="minorHAnsi" w:eastAsiaTheme="minorEastAsia" w:hAnsiTheme="minorHAnsi" w:cstheme="minorBidi"/>
            <w:noProof/>
            <w:sz w:val="22"/>
            <w:szCs w:val="22"/>
            <w:lang w:eastAsia="de-DE"/>
          </w:rPr>
          <w:tab/>
        </w:r>
        <w:r w:rsidRPr="00F1298B">
          <w:rPr>
            <w:rStyle w:val="Hyperlink"/>
            <w:noProof/>
          </w:rPr>
          <w:t>Programmstruktur / Architektur - Dennis</w:t>
        </w:r>
        <w:r>
          <w:rPr>
            <w:noProof/>
            <w:webHidden/>
          </w:rPr>
          <w:tab/>
        </w:r>
        <w:r>
          <w:rPr>
            <w:noProof/>
            <w:webHidden/>
          </w:rPr>
          <w:fldChar w:fldCharType="begin"/>
        </w:r>
        <w:r>
          <w:rPr>
            <w:noProof/>
            <w:webHidden/>
          </w:rPr>
          <w:instrText xml:space="preserve"> PAGEREF _Toc387066342 \h </w:instrText>
        </w:r>
        <w:r>
          <w:rPr>
            <w:noProof/>
            <w:webHidden/>
          </w:rPr>
        </w:r>
        <w:r>
          <w:rPr>
            <w:noProof/>
            <w:webHidden/>
          </w:rPr>
          <w:fldChar w:fldCharType="separate"/>
        </w:r>
        <w:r>
          <w:rPr>
            <w:noProof/>
            <w:webHidden/>
          </w:rPr>
          <w:t>21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3" w:history="1">
        <w:r w:rsidRPr="00F1298B">
          <w:rPr>
            <w:rStyle w:val="Hyperlink"/>
            <w:noProof/>
          </w:rPr>
          <w:t>4.1.1</w:t>
        </w:r>
        <w:r>
          <w:rPr>
            <w:rFonts w:asciiTheme="minorHAnsi" w:eastAsiaTheme="minorEastAsia" w:hAnsiTheme="minorHAnsi" w:cstheme="minorBidi"/>
            <w:noProof/>
            <w:sz w:val="22"/>
            <w:szCs w:val="22"/>
            <w:lang w:eastAsia="de-DE"/>
          </w:rPr>
          <w:tab/>
        </w:r>
        <w:r w:rsidRPr="00F1298B">
          <w:rPr>
            <w:rStyle w:val="Hyperlink"/>
            <w:noProof/>
          </w:rPr>
          <w:t>Programmablauf bei einer Bewegungsnachahmung</w:t>
        </w:r>
        <w:r>
          <w:rPr>
            <w:noProof/>
            <w:webHidden/>
          </w:rPr>
          <w:tab/>
        </w:r>
        <w:r>
          <w:rPr>
            <w:noProof/>
            <w:webHidden/>
          </w:rPr>
          <w:fldChar w:fldCharType="begin"/>
        </w:r>
        <w:r>
          <w:rPr>
            <w:noProof/>
            <w:webHidden/>
          </w:rPr>
          <w:instrText xml:space="preserve"> PAGEREF _Toc387066343 \h </w:instrText>
        </w:r>
        <w:r>
          <w:rPr>
            <w:noProof/>
            <w:webHidden/>
          </w:rPr>
        </w:r>
        <w:r>
          <w:rPr>
            <w:noProof/>
            <w:webHidden/>
          </w:rPr>
          <w:fldChar w:fldCharType="separate"/>
        </w:r>
        <w:r>
          <w:rPr>
            <w:noProof/>
            <w:webHidden/>
          </w:rPr>
          <w:t>23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4" w:history="1">
        <w:r w:rsidRPr="00F1298B">
          <w:rPr>
            <w:rStyle w:val="Hyperlink"/>
            <w:noProof/>
          </w:rPr>
          <w:t>4.1.2</w:t>
        </w:r>
        <w:r>
          <w:rPr>
            <w:rFonts w:asciiTheme="minorHAnsi" w:eastAsiaTheme="minorEastAsia" w:hAnsiTheme="minorHAnsi" w:cstheme="minorBidi"/>
            <w:noProof/>
            <w:sz w:val="22"/>
            <w:szCs w:val="22"/>
            <w:lang w:eastAsia="de-DE"/>
          </w:rPr>
          <w:tab/>
        </w:r>
        <w:r w:rsidRPr="00F1298B">
          <w:rPr>
            <w:rStyle w:val="Hyperlink"/>
            <w:noProof/>
          </w:rPr>
          <w:t>Warum Threads?</w:t>
        </w:r>
        <w:r>
          <w:rPr>
            <w:noProof/>
            <w:webHidden/>
          </w:rPr>
          <w:tab/>
        </w:r>
        <w:r>
          <w:rPr>
            <w:noProof/>
            <w:webHidden/>
          </w:rPr>
          <w:fldChar w:fldCharType="begin"/>
        </w:r>
        <w:r>
          <w:rPr>
            <w:noProof/>
            <w:webHidden/>
          </w:rPr>
          <w:instrText xml:space="preserve"> PAGEREF _Toc387066344 \h </w:instrText>
        </w:r>
        <w:r>
          <w:rPr>
            <w:noProof/>
            <w:webHidden/>
          </w:rPr>
        </w:r>
        <w:r>
          <w:rPr>
            <w:noProof/>
            <w:webHidden/>
          </w:rPr>
          <w:fldChar w:fldCharType="separate"/>
        </w:r>
        <w:r>
          <w:rPr>
            <w:noProof/>
            <w:webHidden/>
          </w:rPr>
          <w:t>27</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45" w:history="1">
        <w:r w:rsidRPr="00F1298B">
          <w:rPr>
            <w:rStyle w:val="Hyperlink"/>
            <w:noProof/>
          </w:rPr>
          <w:t>4.2</w:t>
        </w:r>
        <w:r>
          <w:rPr>
            <w:rFonts w:asciiTheme="minorHAnsi" w:eastAsiaTheme="minorEastAsia" w:hAnsiTheme="minorHAnsi" w:cstheme="minorBidi"/>
            <w:noProof/>
            <w:sz w:val="22"/>
            <w:szCs w:val="22"/>
            <w:lang w:eastAsia="de-DE"/>
          </w:rPr>
          <w:tab/>
        </w:r>
        <w:r w:rsidRPr="00F1298B">
          <w:rPr>
            <w:rStyle w:val="Hyperlink"/>
            <w:noProof/>
          </w:rPr>
          <w:t>Nao</w:t>
        </w:r>
        <w:r>
          <w:rPr>
            <w:noProof/>
            <w:webHidden/>
          </w:rPr>
          <w:tab/>
        </w:r>
        <w:r>
          <w:rPr>
            <w:noProof/>
            <w:webHidden/>
          </w:rPr>
          <w:fldChar w:fldCharType="begin"/>
        </w:r>
        <w:r>
          <w:rPr>
            <w:noProof/>
            <w:webHidden/>
          </w:rPr>
          <w:instrText xml:space="preserve"> PAGEREF _Toc387066345 \h </w:instrText>
        </w:r>
        <w:r>
          <w:rPr>
            <w:noProof/>
            <w:webHidden/>
          </w:rPr>
        </w:r>
        <w:r>
          <w:rPr>
            <w:noProof/>
            <w:webHidden/>
          </w:rPr>
          <w:fldChar w:fldCharType="separate"/>
        </w:r>
        <w:r>
          <w:rPr>
            <w:noProof/>
            <w:webHidden/>
          </w:rPr>
          <w:t>29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6" w:history="1">
        <w:r w:rsidRPr="00F1298B">
          <w:rPr>
            <w:rStyle w:val="Hyperlink"/>
            <w:noProof/>
          </w:rPr>
          <w:t>4.2.1</w:t>
        </w:r>
        <w:r>
          <w:rPr>
            <w:rFonts w:asciiTheme="minorHAnsi" w:eastAsiaTheme="minorEastAsia" w:hAnsiTheme="minorHAnsi" w:cstheme="minorBidi"/>
            <w:noProof/>
            <w:sz w:val="22"/>
            <w:szCs w:val="22"/>
            <w:lang w:eastAsia="de-DE"/>
          </w:rPr>
          <w:tab/>
        </w:r>
        <w:r w:rsidRPr="00F1298B">
          <w:rPr>
            <w:rStyle w:val="Hyperlink"/>
            <w:noProof/>
          </w:rPr>
          <w:t>Zufällige Bewegung ausführen</w:t>
        </w:r>
        <w:r>
          <w:rPr>
            <w:noProof/>
            <w:webHidden/>
          </w:rPr>
          <w:tab/>
        </w:r>
        <w:r>
          <w:rPr>
            <w:noProof/>
            <w:webHidden/>
          </w:rPr>
          <w:fldChar w:fldCharType="begin"/>
        </w:r>
        <w:r>
          <w:rPr>
            <w:noProof/>
            <w:webHidden/>
          </w:rPr>
          <w:instrText xml:space="preserve"> PAGEREF _Toc387066346 \h </w:instrText>
        </w:r>
        <w:r>
          <w:rPr>
            <w:noProof/>
            <w:webHidden/>
          </w:rPr>
        </w:r>
        <w:r>
          <w:rPr>
            <w:noProof/>
            <w:webHidden/>
          </w:rPr>
          <w:fldChar w:fldCharType="separate"/>
        </w:r>
        <w:r>
          <w:rPr>
            <w:noProof/>
            <w:webHidden/>
          </w:rPr>
          <w:t>29</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7" w:history="1">
        <w:r w:rsidRPr="00F1298B">
          <w:rPr>
            <w:rStyle w:val="Hyperlink"/>
            <w:noProof/>
          </w:rPr>
          <w:t>4.2.2</w:t>
        </w:r>
        <w:r>
          <w:rPr>
            <w:rFonts w:asciiTheme="minorHAnsi" w:eastAsiaTheme="minorEastAsia" w:hAnsiTheme="minorHAnsi" w:cstheme="minorBidi"/>
            <w:noProof/>
            <w:sz w:val="22"/>
            <w:szCs w:val="22"/>
            <w:lang w:eastAsia="de-DE"/>
          </w:rPr>
          <w:tab/>
        </w:r>
        <w:r w:rsidRPr="00F1298B">
          <w:rPr>
            <w:rStyle w:val="Hyperlink"/>
            <w:noProof/>
          </w:rPr>
          <w:t>Bewegung wiederholen</w:t>
        </w:r>
        <w:r>
          <w:rPr>
            <w:noProof/>
            <w:webHidden/>
          </w:rPr>
          <w:tab/>
        </w:r>
        <w:r>
          <w:rPr>
            <w:noProof/>
            <w:webHidden/>
          </w:rPr>
          <w:fldChar w:fldCharType="begin"/>
        </w:r>
        <w:r>
          <w:rPr>
            <w:noProof/>
            <w:webHidden/>
          </w:rPr>
          <w:instrText xml:space="preserve"> PAGEREF _Toc387066347 \h </w:instrText>
        </w:r>
        <w:r>
          <w:rPr>
            <w:noProof/>
            <w:webHidden/>
          </w:rPr>
        </w:r>
        <w:r>
          <w:rPr>
            <w:noProof/>
            <w:webHidden/>
          </w:rPr>
          <w:fldChar w:fldCharType="separate"/>
        </w:r>
        <w:r>
          <w:rPr>
            <w:noProof/>
            <w:webHidden/>
          </w:rPr>
          <w:t>31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8" w:history="1">
        <w:r w:rsidRPr="00F1298B">
          <w:rPr>
            <w:rStyle w:val="Hyperlink"/>
            <w:noProof/>
          </w:rPr>
          <w:t>4.2.3</w:t>
        </w:r>
        <w:r>
          <w:rPr>
            <w:rFonts w:asciiTheme="minorHAnsi" w:eastAsiaTheme="minorEastAsia" w:hAnsiTheme="minorHAnsi" w:cstheme="minorBidi"/>
            <w:noProof/>
            <w:sz w:val="22"/>
            <w:szCs w:val="22"/>
            <w:lang w:eastAsia="de-DE"/>
          </w:rPr>
          <w:tab/>
        </w:r>
        <w:r w:rsidRPr="00F1298B">
          <w:rPr>
            <w:rStyle w:val="Hyperlink"/>
            <w:noProof/>
          </w:rPr>
          <w:t>Beispiel einer spezifischen Bewegung</w:t>
        </w:r>
        <w:r>
          <w:rPr>
            <w:noProof/>
            <w:webHidden/>
          </w:rPr>
          <w:tab/>
        </w:r>
        <w:r>
          <w:rPr>
            <w:noProof/>
            <w:webHidden/>
          </w:rPr>
          <w:fldChar w:fldCharType="begin"/>
        </w:r>
        <w:r>
          <w:rPr>
            <w:noProof/>
            <w:webHidden/>
          </w:rPr>
          <w:instrText xml:space="preserve"> PAGEREF _Toc387066348 \h </w:instrText>
        </w:r>
        <w:r>
          <w:rPr>
            <w:noProof/>
            <w:webHidden/>
          </w:rPr>
        </w:r>
        <w:r>
          <w:rPr>
            <w:noProof/>
            <w:webHidden/>
          </w:rPr>
          <w:fldChar w:fldCharType="separate"/>
        </w:r>
        <w:r>
          <w:rPr>
            <w:noProof/>
            <w:webHidden/>
          </w:rPr>
          <w:t>31</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49" w:history="1">
        <w:r w:rsidRPr="00F1298B">
          <w:rPr>
            <w:rStyle w:val="Hyperlink"/>
            <w:noProof/>
          </w:rPr>
          <w:t>4.2.4</w:t>
        </w:r>
        <w:r>
          <w:rPr>
            <w:rFonts w:asciiTheme="minorHAnsi" w:eastAsiaTheme="minorEastAsia" w:hAnsiTheme="minorHAnsi" w:cstheme="minorBidi"/>
            <w:noProof/>
            <w:sz w:val="22"/>
            <w:szCs w:val="22"/>
            <w:lang w:eastAsia="de-DE"/>
          </w:rPr>
          <w:tab/>
        </w:r>
        <w:r w:rsidRPr="00F1298B">
          <w:rPr>
            <w:rStyle w:val="Hyperlink"/>
            <w:noProof/>
          </w:rPr>
          <w:t>Speicherung Winkel vom Nao</w:t>
        </w:r>
        <w:r>
          <w:rPr>
            <w:noProof/>
            <w:webHidden/>
          </w:rPr>
          <w:tab/>
        </w:r>
        <w:r>
          <w:rPr>
            <w:noProof/>
            <w:webHidden/>
          </w:rPr>
          <w:fldChar w:fldCharType="begin"/>
        </w:r>
        <w:r>
          <w:rPr>
            <w:noProof/>
            <w:webHidden/>
          </w:rPr>
          <w:instrText xml:space="preserve"> PAGEREF _Toc387066349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0" w:history="1">
        <w:r w:rsidRPr="00F1298B">
          <w:rPr>
            <w:rStyle w:val="Hyperlink"/>
            <w:noProof/>
          </w:rPr>
          <w:t>4.3</w:t>
        </w:r>
        <w:r>
          <w:rPr>
            <w:rFonts w:asciiTheme="minorHAnsi" w:eastAsiaTheme="minorEastAsia" w:hAnsiTheme="minorHAnsi" w:cstheme="minorBidi"/>
            <w:noProof/>
            <w:sz w:val="22"/>
            <w:szCs w:val="22"/>
            <w:lang w:eastAsia="de-DE"/>
          </w:rPr>
          <w:tab/>
        </w:r>
        <w:r w:rsidRPr="00F1298B">
          <w:rPr>
            <w:rStyle w:val="Hyperlink"/>
            <w:noProof/>
          </w:rPr>
          <w:t>Kinect</w:t>
        </w:r>
        <w:r>
          <w:rPr>
            <w:noProof/>
            <w:webHidden/>
          </w:rPr>
          <w:tab/>
        </w:r>
        <w:r>
          <w:rPr>
            <w:noProof/>
            <w:webHidden/>
          </w:rPr>
          <w:fldChar w:fldCharType="begin"/>
        </w:r>
        <w:r>
          <w:rPr>
            <w:noProof/>
            <w:webHidden/>
          </w:rPr>
          <w:instrText xml:space="preserve"> PAGEREF _Toc387066350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1" w:history="1">
        <w:r w:rsidRPr="00F1298B">
          <w:rPr>
            <w:rStyle w:val="Hyperlink"/>
            <w:noProof/>
          </w:rPr>
          <w:t>4.3.1</w:t>
        </w:r>
        <w:r>
          <w:rPr>
            <w:rFonts w:asciiTheme="minorHAnsi" w:eastAsiaTheme="minorEastAsia" w:hAnsiTheme="minorHAnsi" w:cstheme="minorBidi"/>
            <w:noProof/>
            <w:sz w:val="22"/>
            <w:szCs w:val="22"/>
            <w:lang w:eastAsia="de-DE"/>
          </w:rPr>
          <w:tab/>
        </w:r>
        <w:r w:rsidRPr="00F1298B">
          <w:rPr>
            <w:rStyle w:val="Hyperlink"/>
            <w:noProof/>
          </w:rPr>
          <w:t>Berechnung Winkel Kinect</w:t>
        </w:r>
        <w:r>
          <w:rPr>
            <w:noProof/>
            <w:webHidden/>
          </w:rPr>
          <w:tab/>
        </w:r>
        <w:r>
          <w:rPr>
            <w:noProof/>
            <w:webHidden/>
          </w:rPr>
          <w:fldChar w:fldCharType="begin"/>
        </w:r>
        <w:r>
          <w:rPr>
            <w:noProof/>
            <w:webHidden/>
          </w:rPr>
          <w:instrText xml:space="preserve"> PAGEREF _Toc387066351 \h </w:instrText>
        </w:r>
        <w:r>
          <w:rPr>
            <w:noProof/>
            <w:webHidden/>
          </w:rPr>
        </w:r>
        <w:r>
          <w:rPr>
            <w:noProof/>
            <w:webHidden/>
          </w:rPr>
          <w:fldChar w:fldCharType="separate"/>
        </w:r>
        <w:r>
          <w:rPr>
            <w:noProof/>
            <w:webHidden/>
          </w:rPr>
          <w:t>33</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2" w:history="1">
        <w:r w:rsidRPr="00F1298B">
          <w:rPr>
            <w:rStyle w:val="Hyperlink"/>
            <w:noProof/>
          </w:rPr>
          <w:t>4.3.2</w:t>
        </w:r>
        <w:r>
          <w:rPr>
            <w:rFonts w:asciiTheme="minorHAnsi" w:eastAsiaTheme="minorEastAsia" w:hAnsiTheme="minorHAnsi" w:cstheme="minorBidi"/>
            <w:noProof/>
            <w:sz w:val="22"/>
            <w:szCs w:val="22"/>
            <w:lang w:eastAsia="de-DE"/>
          </w:rPr>
          <w:tab/>
        </w:r>
        <w:r w:rsidRPr="00F1298B">
          <w:rPr>
            <w:rStyle w:val="Hyperlink"/>
            <w:noProof/>
          </w:rPr>
          <w:t>Vergleich Winkel Kinect &lt;-&gt; Nao</w:t>
        </w:r>
        <w:r>
          <w:rPr>
            <w:noProof/>
            <w:webHidden/>
          </w:rPr>
          <w:tab/>
        </w:r>
        <w:r>
          <w:rPr>
            <w:noProof/>
            <w:webHidden/>
          </w:rPr>
          <w:fldChar w:fldCharType="begin"/>
        </w:r>
        <w:r>
          <w:rPr>
            <w:noProof/>
            <w:webHidden/>
          </w:rPr>
          <w:instrText xml:space="preserve"> PAGEREF _Toc387066352 \h </w:instrText>
        </w:r>
        <w:r>
          <w:rPr>
            <w:noProof/>
            <w:webHidden/>
          </w:rPr>
        </w:r>
        <w:r>
          <w:rPr>
            <w:noProof/>
            <w:webHidden/>
          </w:rPr>
          <w:fldChar w:fldCharType="separate"/>
        </w:r>
        <w:r>
          <w:rPr>
            <w:noProof/>
            <w:webHidden/>
          </w:rPr>
          <w:t>34</w:t>
        </w:r>
        <w:r>
          <w:rPr>
            <w:noProof/>
            <w:webHidden/>
          </w:rPr>
          <w:fldChar w:fldCharType="end"/>
        </w:r>
      </w:hyperlink>
    </w:p>
    <w:p w:rsidR="00D57BC4" w:rsidRDefault="00D57BC4">
      <w:pPr>
        <w:pStyle w:val="Verzeichnis3"/>
        <w:rPr>
          <w:rFonts w:asciiTheme="minorHAnsi" w:eastAsiaTheme="minorEastAsia" w:hAnsiTheme="minorHAnsi" w:cstheme="minorBidi"/>
          <w:noProof/>
          <w:sz w:val="22"/>
          <w:szCs w:val="22"/>
          <w:lang w:eastAsia="de-DE"/>
        </w:rPr>
      </w:pPr>
      <w:hyperlink w:anchor="_Toc387066353" w:history="1">
        <w:r w:rsidRPr="00F1298B">
          <w:rPr>
            <w:rStyle w:val="Hyperlink"/>
            <w:noProof/>
          </w:rPr>
          <w:t>4.3.3</w:t>
        </w:r>
        <w:r>
          <w:rPr>
            <w:rFonts w:asciiTheme="minorHAnsi" w:eastAsiaTheme="minorEastAsia" w:hAnsiTheme="minorHAnsi" w:cstheme="minorBidi"/>
            <w:noProof/>
            <w:sz w:val="22"/>
            <w:szCs w:val="22"/>
            <w:lang w:eastAsia="de-DE"/>
          </w:rPr>
          <w:tab/>
        </w:r>
        <w:r w:rsidRPr="00F1298B">
          <w:rPr>
            <w:rStyle w:val="Hyperlink"/>
            <w:noProof/>
          </w:rPr>
          <w:t>Schwierigkeitsgrade</w:t>
        </w:r>
        <w:r>
          <w:rPr>
            <w:noProof/>
            <w:webHidden/>
          </w:rPr>
          <w:tab/>
        </w:r>
        <w:r>
          <w:rPr>
            <w:noProof/>
            <w:webHidden/>
          </w:rPr>
          <w:fldChar w:fldCharType="begin"/>
        </w:r>
        <w:r>
          <w:rPr>
            <w:noProof/>
            <w:webHidden/>
          </w:rPr>
          <w:instrText xml:space="preserve"> PAGEREF _Toc387066353 \h </w:instrText>
        </w:r>
        <w:r>
          <w:rPr>
            <w:noProof/>
            <w:webHidden/>
          </w:rPr>
        </w:r>
        <w:r>
          <w:rPr>
            <w:noProof/>
            <w:webHidden/>
          </w:rPr>
          <w:fldChar w:fldCharType="separate"/>
        </w:r>
        <w:r>
          <w:rPr>
            <w:noProof/>
            <w:webHidden/>
          </w:rPr>
          <w:t>35</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4" w:history="1">
        <w:r w:rsidRPr="00F1298B">
          <w:rPr>
            <w:rStyle w:val="Hyperlink"/>
            <w:noProof/>
          </w:rPr>
          <w:t>4.4</w:t>
        </w:r>
        <w:r>
          <w:rPr>
            <w:rFonts w:asciiTheme="minorHAnsi" w:eastAsiaTheme="minorEastAsia" w:hAnsiTheme="minorHAnsi" w:cstheme="minorBidi"/>
            <w:noProof/>
            <w:sz w:val="22"/>
            <w:szCs w:val="22"/>
            <w:lang w:eastAsia="de-DE"/>
          </w:rPr>
          <w:tab/>
        </w:r>
        <w:r w:rsidRPr="00F1298B">
          <w:rPr>
            <w:rStyle w:val="Hyperlink"/>
            <w:noProof/>
          </w:rPr>
          <w:t>GUI</w:t>
        </w:r>
        <w:r>
          <w:rPr>
            <w:noProof/>
            <w:webHidden/>
          </w:rPr>
          <w:tab/>
        </w:r>
        <w:r>
          <w:rPr>
            <w:noProof/>
            <w:webHidden/>
          </w:rPr>
          <w:fldChar w:fldCharType="begin"/>
        </w:r>
        <w:r>
          <w:rPr>
            <w:noProof/>
            <w:webHidden/>
          </w:rPr>
          <w:instrText xml:space="preserve"> PAGEREF _Toc387066354 \h </w:instrText>
        </w:r>
        <w:r>
          <w:rPr>
            <w:noProof/>
            <w:webHidden/>
          </w:rPr>
        </w:r>
        <w:r>
          <w:rPr>
            <w:noProof/>
            <w:webHidden/>
          </w:rPr>
          <w:fldChar w:fldCharType="separate"/>
        </w:r>
        <w:r>
          <w:rPr>
            <w:noProof/>
            <w:webHidden/>
          </w:rPr>
          <w:t>35</w:t>
        </w:r>
        <w:r>
          <w:rPr>
            <w:noProof/>
            <w:webHidden/>
          </w:rPr>
          <w:fldChar w:fldCharType="end"/>
        </w:r>
      </w:hyperlink>
    </w:p>
    <w:p w:rsidR="00D57BC4" w:rsidRDefault="00D57BC4">
      <w:pPr>
        <w:pStyle w:val="Verzeichnis2"/>
        <w:rPr>
          <w:rFonts w:asciiTheme="minorHAnsi" w:eastAsiaTheme="minorEastAsia" w:hAnsiTheme="minorHAnsi" w:cstheme="minorBidi"/>
          <w:noProof/>
          <w:sz w:val="22"/>
          <w:szCs w:val="22"/>
          <w:lang w:eastAsia="de-DE"/>
        </w:rPr>
      </w:pPr>
      <w:hyperlink w:anchor="_Toc387066355" w:history="1">
        <w:r w:rsidRPr="00F1298B">
          <w:rPr>
            <w:rStyle w:val="Hyperlink"/>
            <w:noProof/>
          </w:rPr>
          <w:t>4.5</w:t>
        </w:r>
        <w:r>
          <w:rPr>
            <w:rFonts w:asciiTheme="minorHAnsi" w:eastAsiaTheme="minorEastAsia" w:hAnsiTheme="minorHAnsi" w:cstheme="minorBidi"/>
            <w:noProof/>
            <w:sz w:val="22"/>
            <w:szCs w:val="22"/>
            <w:lang w:eastAsia="de-DE"/>
          </w:rPr>
          <w:tab/>
        </w:r>
        <w:r w:rsidRPr="00F1298B">
          <w:rPr>
            <w:rStyle w:val="Hyperlink"/>
            <w:noProof/>
          </w:rPr>
          <w:t>Test</w:t>
        </w:r>
        <w:r>
          <w:rPr>
            <w:noProof/>
            <w:webHidden/>
          </w:rPr>
          <w:tab/>
        </w:r>
        <w:r>
          <w:rPr>
            <w:noProof/>
            <w:webHidden/>
          </w:rPr>
          <w:fldChar w:fldCharType="begin"/>
        </w:r>
        <w:r>
          <w:rPr>
            <w:noProof/>
            <w:webHidden/>
          </w:rPr>
          <w:instrText xml:space="preserve"> PAGEREF _Toc387066355 \h </w:instrText>
        </w:r>
        <w:r>
          <w:rPr>
            <w:noProof/>
            <w:webHidden/>
          </w:rPr>
        </w:r>
        <w:r>
          <w:rPr>
            <w:noProof/>
            <w:webHidden/>
          </w:rPr>
          <w:fldChar w:fldCharType="separate"/>
        </w:r>
        <w:r>
          <w:rPr>
            <w:noProof/>
            <w:webHidden/>
          </w:rPr>
          <w:t>37</w:t>
        </w:r>
        <w:r>
          <w:rPr>
            <w:noProof/>
            <w:webHidden/>
          </w:rPr>
          <w:fldChar w:fldCharType="end"/>
        </w:r>
      </w:hyperlink>
    </w:p>
    <w:p w:rsidR="00D57BC4" w:rsidRDefault="00D57BC4">
      <w:pPr>
        <w:pStyle w:val="Verzeichnis1"/>
        <w:tabs>
          <w:tab w:val="left" w:pos="480"/>
        </w:tabs>
        <w:rPr>
          <w:rFonts w:asciiTheme="minorHAnsi" w:eastAsiaTheme="minorEastAsia" w:hAnsiTheme="minorHAnsi" w:cstheme="minorBidi"/>
          <w:sz w:val="22"/>
          <w:szCs w:val="22"/>
          <w:lang w:eastAsia="de-DE"/>
        </w:rPr>
      </w:pPr>
      <w:hyperlink w:anchor="_Toc387066356" w:history="1">
        <w:r w:rsidRPr="00F1298B">
          <w:rPr>
            <w:rStyle w:val="Hyperlink"/>
          </w:rPr>
          <w:t>5</w:t>
        </w:r>
        <w:r>
          <w:rPr>
            <w:rFonts w:asciiTheme="minorHAnsi" w:eastAsiaTheme="minorEastAsia" w:hAnsiTheme="minorHAnsi" w:cstheme="minorBidi"/>
            <w:sz w:val="22"/>
            <w:szCs w:val="22"/>
            <w:lang w:eastAsia="de-DE"/>
          </w:rPr>
          <w:tab/>
        </w:r>
        <w:r w:rsidRPr="00F1298B">
          <w:rPr>
            <w:rStyle w:val="Hyperlink"/>
          </w:rPr>
          <w:t>Fazit</w:t>
        </w:r>
        <w:r>
          <w:rPr>
            <w:webHidden/>
          </w:rPr>
          <w:tab/>
        </w:r>
        <w:r>
          <w:rPr>
            <w:webHidden/>
          </w:rPr>
          <w:fldChar w:fldCharType="begin"/>
        </w:r>
        <w:r>
          <w:rPr>
            <w:webHidden/>
          </w:rPr>
          <w:instrText xml:space="preserve"> PAGEREF _Toc387066356 \h </w:instrText>
        </w:r>
        <w:r>
          <w:rPr>
            <w:webHidden/>
          </w:rPr>
        </w:r>
        <w:r>
          <w:rPr>
            <w:webHidden/>
          </w:rPr>
          <w:fldChar w:fldCharType="separate"/>
        </w:r>
        <w:r>
          <w:rPr>
            <w:webHidden/>
          </w:rPr>
          <w:t>38</w:t>
        </w:r>
        <w:r>
          <w:rPr>
            <w:webHidden/>
          </w:rPr>
          <w:fldChar w:fldCharType="end"/>
        </w:r>
      </w:hyperlink>
    </w:p>
    <w:p w:rsidR="00D57BC4" w:rsidRDefault="00D57BC4">
      <w:pPr>
        <w:pStyle w:val="Verzeichnis1"/>
        <w:rPr>
          <w:rFonts w:asciiTheme="minorHAnsi" w:eastAsiaTheme="minorEastAsia" w:hAnsiTheme="minorHAnsi" w:cstheme="minorBidi"/>
          <w:sz w:val="22"/>
          <w:szCs w:val="22"/>
          <w:lang w:eastAsia="de-DE"/>
        </w:rPr>
      </w:pPr>
      <w:hyperlink w:anchor="_Toc387066357" w:history="1">
        <w:r w:rsidRPr="00F1298B">
          <w:rPr>
            <w:rStyle w:val="Hyperlink"/>
          </w:rPr>
          <w:t>Literaturverzeichnis</w:t>
        </w:r>
        <w:r>
          <w:rPr>
            <w:webHidden/>
          </w:rPr>
          <w:tab/>
        </w:r>
        <w:r>
          <w:rPr>
            <w:webHidden/>
          </w:rPr>
          <w:fldChar w:fldCharType="begin"/>
        </w:r>
        <w:r>
          <w:rPr>
            <w:webHidden/>
          </w:rPr>
          <w:instrText xml:space="preserve"> PAGEREF _Toc387066357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D57BC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Ref346527342"/>
      <w:bookmarkStart w:id="17" w:name="_Toc387066325"/>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r>
        <w:t>Sensoren der Kinect</w:t>
      </w:r>
      <w:bookmarkEnd w:id="21"/>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07C6DFC2" wp14:editId="7382D53D">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Ref386029251"/>
      <w:bookmarkStart w:id="23" w:name="_Toc387066292"/>
      <w:r>
        <w:t xml:space="preserve">Abb. </w:t>
      </w:r>
      <w:fldSimple w:instr=" SEQ Abb. \* ARABIC ">
        <w:r w:rsidR="000F51A0">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7D3B751A" wp14:editId="6D084EAB">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66293"/>
      <w:r>
        <w:t xml:space="preserve">Abb. </w:t>
      </w:r>
      <w:fldSimple w:instr=" SEQ Abb. \* ARABIC ">
        <w:r w:rsidR="000F51A0">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66328"/>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66329"/>
      <w:r>
        <w:t>Kinect Developer Toolkit</w:t>
      </w:r>
      <w:bookmarkEnd w:id="26"/>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72BEE96F" wp14:editId="210E3625">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66294"/>
      <w:r>
        <w:t xml:space="preserve">Abb. </w:t>
      </w:r>
      <w:fldSimple w:instr=" SEQ Abb. \* ARABIC ">
        <w:r w:rsidR="000F51A0">
          <w:rPr>
            <w:noProof/>
          </w:rPr>
          <w:t>3</w:t>
        </w:r>
      </w:fldSimple>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393FF5CB" wp14:editId="65C54A1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66295"/>
      <w:r>
        <w:t xml:space="preserve">Abb. </w:t>
      </w:r>
      <w:fldSimple w:instr=" SEQ Abb. \* ARABIC ">
        <w:r>
          <w:rPr>
            <w:noProof/>
          </w:rPr>
          <w:t>4</w:t>
        </w:r>
      </w:fldSimple>
      <w:r>
        <w:t>: Kinect Explorer-WPF</w:t>
      </w:r>
      <w:bookmarkEnd w:id="28"/>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29" w:name="_Ref381795262"/>
      <w:bookmarkStart w:id="30" w:name="_Toc387066330"/>
      <w:r>
        <w:t>Winkel</w:t>
      </w:r>
      <w:bookmarkEnd w:id="30"/>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1" w:name="_Toc387066331"/>
      <w:r>
        <w:t>Roll-Nick-Gier-Winkel</w:t>
      </w:r>
      <w:bookmarkEnd w:id="31"/>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CB8D416" wp14:editId="39AD2782">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2" w:name="_Toc387066296"/>
      <w:r>
        <w:t xml:space="preserve">Abb. </w:t>
      </w:r>
      <w:fldSimple w:instr=" SEQ Abb. \* ARABIC ">
        <w:r w:rsidR="000F51A0">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2"/>
    </w:p>
    <w:p w:rsidR="00E9309A" w:rsidRDefault="00E9309A" w:rsidP="00E9309A">
      <w:pPr>
        <w:pStyle w:val="berschrift3"/>
      </w:pPr>
      <w:bookmarkStart w:id="33" w:name="_Ref386471124"/>
      <w:bookmarkStart w:id="34" w:name="_Toc387066332"/>
      <w:r>
        <w:lastRenderedPageBreak/>
        <w:t>Winkelberechnung</w:t>
      </w:r>
      <w:bookmarkEnd w:id="33"/>
      <w:bookmarkEnd w:id="34"/>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5" w:name="_Toc387066333"/>
      <w:bookmarkStart w:id="36" w:name="_Ref387067488"/>
      <w:r>
        <w:t>Humanoide Roboter</w:t>
      </w:r>
      <w:bookmarkStart w:id="37" w:name="_Toc262116040"/>
      <w:bookmarkStart w:id="38" w:name="_Toc333403709"/>
      <w:bookmarkEnd w:id="29"/>
      <w:bookmarkEnd w:id="35"/>
      <w:bookmarkEnd w:id="36"/>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39" w:name="_Toc387066334"/>
      <w:r>
        <w:t>Nao</w:t>
      </w:r>
      <w:bookmarkEnd w:id="39"/>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0" w:name="_Toc387066335"/>
      <w:r>
        <w:lastRenderedPageBreak/>
        <w:t>Hardware</w:t>
      </w:r>
      <w:bookmarkEnd w:id="40"/>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w:instrText>
      </w:r>
      <w:r w:rsidR="00504E8B">
        <w:instrText>" \f "abk" \t "</w:instrText>
      </w:r>
      <w:r w:rsidR="00504E8B">
        <w:instrText>Wireless Fidelity</w:instrText>
      </w:r>
      <w:r w:rsidR="00504E8B">
        <w:instrText>"</w:instrText>
      </w:r>
      <w:r w:rsidR="00504E8B">
        <w:fldChar w:fldCharType="end"/>
      </w:r>
      <w:r>
        <w:t>.</w:t>
      </w:r>
      <w:r w:rsidR="00D4666D">
        <w:t xml:space="preserve"> Über seine Internet Protokoll (IP)</w:t>
      </w:r>
      <w:r w:rsidR="00D4666D">
        <w:fldChar w:fldCharType="begin"/>
      </w:r>
      <w:r w:rsidR="00504E8B">
        <w:instrText xml:space="preserve"> XE "IP" \f "</w:instrText>
      </w:r>
      <w:proofErr w:type="spellStart"/>
      <w:r w:rsidR="00504E8B">
        <w:instrText>abk</w:instrText>
      </w:r>
      <w:proofErr w:type="spellEnd"/>
      <w:r w:rsidR="00504E8B">
        <w:instrText xml:space="preserve">"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42D1860F" wp14:editId="7B10D38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1" w:name="_Ref386031311"/>
      <w:bookmarkStart w:id="42" w:name="_Toc387066297"/>
      <w:r>
        <w:t xml:space="preserve">Abb. </w:t>
      </w:r>
      <w:fldSimple w:instr=" SEQ Abb. \* ARABIC ">
        <w:r w:rsidR="000F51A0">
          <w:rPr>
            <w:noProof/>
          </w:rPr>
          <w:t>6</w:t>
        </w:r>
      </w:fldSimple>
      <w:bookmarkEnd w:id="41"/>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2"/>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4F8EBE79" wp14:editId="322E143B">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3" w:name="_Toc387066298"/>
      <w:r>
        <w:t xml:space="preserve">Abb. </w:t>
      </w:r>
      <w:fldSimple w:instr=" SEQ Abb. \* ARABIC ">
        <w:r w:rsidR="000F51A0">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3"/>
    </w:p>
    <w:p w:rsidR="00F2309A" w:rsidRDefault="00F2309A">
      <w:pPr>
        <w:pStyle w:val="berschrift4"/>
      </w:pPr>
      <w:bookmarkStart w:id="44" w:name="_Toc387066336"/>
      <w:r>
        <w:lastRenderedPageBreak/>
        <w:t>Software</w:t>
      </w:r>
      <w:bookmarkEnd w:id="44"/>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CCAE0F8" wp14:editId="7E25532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5" w:name="_Ref386048151"/>
      <w:bookmarkStart w:id="46" w:name="_Toc387066299"/>
      <w:r>
        <w:t xml:space="preserve">Abb. </w:t>
      </w:r>
      <w:fldSimple w:instr=" SEQ Abb. \* ARABIC ">
        <w:r w:rsidR="007B0C01">
          <w:rPr>
            <w:noProof/>
          </w:rPr>
          <w:t>8</w:t>
        </w:r>
      </w:fldSimple>
      <w:bookmarkEnd w:id="45"/>
      <w:r>
        <w:t>: Nao Software</w:t>
      </w:r>
      <w:bookmarkEnd w:id="46"/>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7"/>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commentRangeEnd w:id="47"/>
      <w:r w:rsidR="00CE3E3C">
        <w:rPr>
          <w:rStyle w:val="Kommentarzeichen"/>
        </w:rPr>
        <w:commentReference w:id="47"/>
      </w:r>
    </w:p>
    <w:p w:rsidR="00931235" w:rsidRDefault="00931235" w:rsidP="00931235">
      <w:pPr>
        <w:keepNext/>
      </w:pPr>
      <w:r>
        <w:rPr>
          <w:noProof/>
          <w:lang w:eastAsia="de-DE"/>
        </w:rPr>
        <w:lastRenderedPageBreak/>
        <w:drawing>
          <wp:inline distT="0" distB="0" distL="0" distR="0" wp14:anchorId="78F3B676" wp14:editId="38ABCF2B">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7066300"/>
      <w:r>
        <w:t xml:space="preserve">Abb. </w:t>
      </w:r>
      <w:fldSimple w:instr=" SEQ Abb. \* ARABIC ">
        <w:r w:rsidR="000F51A0">
          <w:rPr>
            <w:noProof/>
          </w:rPr>
          <w:t>9</w:t>
        </w:r>
      </w:fldSimple>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323779AA" wp14:editId="15434ED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7066301"/>
      <w:r>
        <w:t xml:space="preserve">Abb. </w:t>
      </w:r>
      <w:fldSimple w:instr=" SEQ Abb. \* ARABIC ">
        <w:r w:rsidR="000F51A0">
          <w:rPr>
            <w:noProof/>
          </w:rPr>
          <w:t>10</w:t>
        </w:r>
      </w:fldSimple>
      <w:bookmarkEnd w:id="50"/>
      <w:r>
        <w:t>: Nao Programmiersprachen</w:t>
      </w:r>
      <w:bookmarkEnd w:id="51"/>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2337C85" wp14:editId="1C3CD6EE">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7066302"/>
      <w:r>
        <w:t xml:space="preserve">Abb. </w:t>
      </w:r>
      <w:fldSimple w:instr=" SEQ Abb. \* ARABIC ">
        <w:r w:rsidR="000F51A0">
          <w:rPr>
            <w:noProof/>
          </w:rPr>
          <w:t>11</w:t>
        </w:r>
      </w:fldSimple>
      <w:bookmarkEnd w:id="52"/>
      <w:r>
        <w:t>: Nao Bibliothek nutzen</w:t>
      </w:r>
      <w:bookmarkEnd w:id="53"/>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4" w:name="_Toc387066337"/>
      <w:r>
        <w:t>Andere humanoide Roboter</w:t>
      </w:r>
      <w:bookmarkEnd w:id="54"/>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5" w:name="_Toc387066338"/>
      <w:commentRangeStart w:id="56"/>
      <w:r>
        <w:lastRenderedPageBreak/>
        <w:t>Entwicklungsumgebung</w:t>
      </w:r>
      <w:commentRangeEnd w:id="56"/>
      <w:r w:rsidR="005E1DDC">
        <w:rPr>
          <w:rStyle w:val="Kommentarzeichen"/>
          <w:rFonts w:eastAsia="Times New Roman"/>
          <w:b w:val="0"/>
          <w:bCs w:val="0"/>
          <w:color w:val="auto"/>
        </w:rPr>
        <w:commentReference w:id="56"/>
      </w:r>
      <w:bookmarkEnd w:id="55"/>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Pr="0080399A"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bookmarkStart w:id="57" w:name="_GoBack"/>
      <w:bookmarkEnd w:id="57"/>
    </w:p>
    <w:p w:rsidR="00C73DC2" w:rsidRDefault="0080399A" w:rsidP="00C73DC2">
      <w:pPr>
        <w:pStyle w:val="berschrift2"/>
      </w:pPr>
      <w:bookmarkStart w:id="58" w:name="_Toc387066339"/>
      <w:r>
        <w:t>Threads</w:t>
      </w:r>
      <w:bookmarkEnd w:id="58"/>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lastRenderedPageBreak/>
        <w:drawing>
          <wp:inline distT="0" distB="0" distL="0" distR="0" wp14:anchorId="650E2F6B" wp14:editId="6C3DF63B">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9" w:name="_Ref386470588"/>
      <w:bookmarkStart w:id="60" w:name="_Toc387066303"/>
      <w:r>
        <w:t xml:space="preserve">Abb. </w:t>
      </w:r>
      <w:fldSimple w:instr=" SEQ Abb. \* ARABIC ">
        <w:r w:rsidR="000F51A0">
          <w:rPr>
            <w:noProof/>
          </w:rPr>
          <w:t>12</w:t>
        </w:r>
      </w:fldSimple>
      <w:bookmarkEnd w:id="59"/>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60"/>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lastRenderedPageBreak/>
        <w:drawing>
          <wp:inline distT="0" distB="0" distL="0" distR="0" wp14:anchorId="201C37E3" wp14:editId="7598BC14">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1" w:name="_Ref386470208"/>
      <w:bookmarkStart w:id="62" w:name="_Toc387066304"/>
      <w:r>
        <w:t xml:space="preserve">Abb. </w:t>
      </w:r>
      <w:fldSimple w:instr=" SEQ Abb. \* ARABIC ">
        <w:r w:rsidR="000F51A0">
          <w:rPr>
            <w:noProof/>
          </w:rPr>
          <w:t>13</w:t>
        </w:r>
      </w:fldSimple>
      <w:bookmarkEnd w:id="61"/>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7F744971" wp14:editId="2B326FC2">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3" w:name="_Toc387066305"/>
      <w:r>
        <w:t xml:space="preserve">Abb. </w:t>
      </w:r>
      <w:fldSimple w:instr=" SEQ Abb. \* ARABIC ">
        <w:r w:rsidR="000F51A0">
          <w:rPr>
            <w:noProof/>
          </w:rPr>
          <w:t>14</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3"/>
    </w:p>
    <w:p w:rsidR="0080399A" w:rsidRPr="00E9309A" w:rsidRDefault="00B417DA" w:rsidP="00B417DA">
      <w:r>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4" w:name="_Toc387066340"/>
      <w:commentRangeStart w:id="65"/>
      <w:r>
        <w:lastRenderedPageBreak/>
        <w:t>Konzeption/Planung</w:t>
      </w:r>
      <w:commentRangeEnd w:id="65"/>
      <w:r w:rsidR="002F647E">
        <w:rPr>
          <w:rStyle w:val="Kommentarzeichen"/>
          <w:rFonts w:eastAsia="Times New Roman"/>
          <w:b w:val="0"/>
          <w:bCs w:val="0"/>
          <w:color w:val="auto"/>
        </w:rPr>
        <w:commentReference w:id="65"/>
      </w:r>
      <w:bookmarkEnd w:id="64"/>
    </w:p>
    <w:p w:rsidR="00960236" w:rsidRDefault="009A0DFE" w:rsidP="009A0DFE">
      <w:r>
        <w:t xml:space="preserve">Zu Beginn wird die Entwicklungsumgebung eingerichtet, inklusive der SDKs </w:t>
      </w:r>
      <w:r w:rsidR="00960236">
        <w:t>von</w:t>
      </w:r>
      <w:r>
        <w:t xml:space="preserve"> Kinect und Nao. Dann werden dem Nao ei</w:t>
      </w:r>
      <w:r w:rsidR="00960236">
        <w:t xml:space="preserve">nige Bewegungen einprogrammiert, </w:t>
      </w:r>
      <w:ins w:id="66" w:author="Dennis" w:date="2014-03-16T14:10:00Z">
        <w:r w:rsidR="00C25F49">
          <w:t xml:space="preserve">wobei es sich </w:t>
        </w:r>
      </w:ins>
      <w:r w:rsidR="00960236">
        <w:t xml:space="preserve">zu Beginn </w:t>
      </w:r>
      <w:del w:id="67" w:author="Dennis" w:date="2014-03-16T14:10:00Z">
        <w:r w:rsidR="00960236" w:rsidDel="00C25F49">
          <w:delText>werden dies</w:delText>
        </w:r>
      </w:del>
      <w:ins w:id="68" w:author="Dennis" w:date="2014-03-16T14:10:00Z">
        <w:r w:rsidR="00C25F49">
          <w:t>um</w:t>
        </w:r>
      </w:ins>
      <w:r w:rsidR="00960236">
        <w:t xml:space="preserve"> einfache Bewegungen </w:t>
      </w:r>
      <w:del w:id="69" w:author="Dennis" w:date="2014-03-16T14:10:00Z">
        <w:r w:rsidR="00960236" w:rsidDel="00C25F49">
          <w:delText>sein</w:delText>
        </w:r>
      </w:del>
      <w:ins w:id="70" w:author="Dennis" w:date="2014-03-16T14:10:00Z">
        <w:r w:rsidR="00C25F49">
          <w:t>handelt</w:t>
        </w:r>
      </w:ins>
      <w:r w:rsidR="00960236">
        <w:t>, damit alle Komponenten auf ihre Funktionstüchtigkeit getestet werden können.</w:t>
      </w:r>
      <w:r>
        <w:t xml:space="preserve"> </w:t>
      </w:r>
      <w:del w:id="71" w:author="Dennis" w:date="2014-03-16T14:11:00Z">
        <w:r w:rsidR="00960236" w:rsidDel="00C25F49">
          <w:delText>Es</w:delText>
        </w:r>
        <w:r w:rsidDel="00C25F49">
          <w:delText xml:space="preserve"> </w:delText>
        </w:r>
      </w:del>
      <w:ins w:id="72" w:author="Dennis" w:date="2014-03-16T14:11:00Z">
        <w:r w:rsidR="00C25F49">
          <w:t xml:space="preserve">Außerdem </w:t>
        </w:r>
      </w:ins>
      <w:r>
        <w:t xml:space="preserve">sollen </w:t>
      </w:r>
      <w:del w:id="73" w:author="Dennis" w:date="2014-03-16T14:11:00Z">
        <w:r w:rsidDel="00C25F49">
          <w:delText xml:space="preserve">auch </w:delText>
        </w:r>
      </w:del>
      <w:r>
        <w:t xml:space="preserve">die entsprechenden Winkel </w:t>
      </w:r>
      <w:ins w:id="74" w:author="Dennis" w:date="2014-03-16T14:11:00Z">
        <w:r w:rsidR="00C25F49">
          <w:t xml:space="preserve">der durchgeführten Bewegung </w:t>
        </w:r>
      </w:ins>
      <w:del w:id="75" w:author="Dennis" w:date="2014-03-16T14:11:00Z">
        <w:r w:rsidDel="00C25F49">
          <w:delText xml:space="preserve">berechnet </w:delText>
        </w:r>
      </w:del>
      <w:ins w:id="76" w:author="Dennis" w:date="2014-03-16T14:11:00Z">
        <w:r w:rsidR="00C25F49">
          <w:t xml:space="preserve">ausgelesen </w:t>
        </w:r>
      </w:ins>
      <w:r>
        <w:t>und an eine Klasse übermittelt werden</w:t>
      </w:r>
      <w:del w:id="77" w:author="Dennis" w:date="2014-03-16T14:12:00Z">
        <w:r w:rsidR="00960236" w:rsidDel="00C25F49">
          <w:delText xml:space="preserve">, </w:delText>
        </w:r>
      </w:del>
      <w:ins w:id="78" w:author="Dennis" w:date="2014-03-16T14:12:00Z">
        <w:r w:rsidR="00C25F49">
          <w:t xml:space="preserve">. </w:t>
        </w:r>
      </w:ins>
      <w:del w:id="79" w:author="Dennis" w:date="2014-03-16T14:12:00Z">
        <w:r w:rsidR="00960236" w:rsidDel="00C25F49">
          <w:delText>die diese mit den Winkeln, die die Kinect sendet, vergleicht</w:delText>
        </w:r>
        <w:r w:rsidDel="00C25F49">
          <w:delText>.</w:delText>
        </w:r>
      </w:del>
      <w:ins w:id="80" w:author="Dennis" w:date="2014-03-16T14:12:00Z">
        <w:r w:rsidR="00C25F49">
          <w:t>Diese Klasse ist dann auch dafür zuständig, dass die Winkel der Nao-Bewegung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1" w:author="Dennis" w:date="2014-03-16T14:19:00Z">
        <w:r w:rsidDel="005C2AEB">
          <w:delText xml:space="preserve">Dabei </w:delText>
        </w:r>
        <w:r w:rsidR="00960236" w:rsidDel="005C2AEB">
          <w:delText>sollen</w:delText>
        </w:r>
      </w:del>
      <w:ins w:id="82" w:author="Dennis" w:date="2014-03-16T14:19:00Z">
        <w:r w:rsidR="005C2AEB">
          <w:t>Zunächst werden lediglich</w:t>
        </w:r>
      </w:ins>
      <w:r w:rsidR="00960236">
        <w:t xml:space="preserve"> di</w:t>
      </w:r>
      <w:r>
        <w:t xml:space="preserve">e Winkel </w:t>
      </w:r>
      <w:del w:id="83" w:author="Dennis" w:date="2014-03-16T14:19:00Z">
        <w:r w:rsidR="00960236" w:rsidDel="005C2AEB">
          <w:delText xml:space="preserve">erstmal nur </w:delText>
        </w:r>
        <w:r w:rsidDel="005C2AEB">
          <w:delText>zu Beginn</w:delText>
        </w:r>
      </w:del>
      <w:ins w:id="84" w:author="Dennis" w:date="2014-03-16T14:19:00Z">
        <w:r w:rsidR="005C2AEB">
          <w:t>des Starts</w:t>
        </w:r>
      </w:ins>
      <w:r>
        <w:t xml:space="preserve"> und Ende</w:t>
      </w:r>
      <w:ins w:id="85" w:author="Dennis" w:date="2014-03-16T14:20:00Z">
        <w:r w:rsidR="005C2AEB">
          <w:t>s</w:t>
        </w:r>
      </w:ins>
      <w:r>
        <w:t xml:space="preserve"> der </w:t>
      </w:r>
      <w:ins w:id="86" w:author="Dennis" w:date="2014-03-16T14:20:00Z">
        <w:r w:rsidR="005C2AEB">
          <w:t>Benutzer-</w:t>
        </w:r>
      </w:ins>
      <w:r>
        <w:t xml:space="preserve">Bewegung gemessen und </w:t>
      </w:r>
      <w:ins w:id="87" w:author="Dennis" w:date="2014-03-16T14:20:00Z">
        <w:r w:rsidR="005C2AEB">
          <w:t xml:space="preserve">mit den gespeicherten Werten des </w:t>
        </w:r>
        <w:proofErr w:type="spellStart"/>
        <w:r w:rsidR="005C2AEB">
          <w:t>Naos</w:t>
        </w:r>
        <w:proofErr w:type="spellEnd"/>
        <w:r w:rsidR="005C2AEB">
          <w:t xml:space="preserve"> </w:t>
        </w:r>
      </w:ins>
      <w:r>
        <w:t>verglichen</w:t>
      </w:r>
      <w:del w:id="88" w:author="Dennis" w:date="2014-03-16T14:21:00Z">
        <w:r w:rsidR="00960236" w:rsidDel="005C2AEB">
          <w:delText xml:space="preserve"> werden</w:delText>
        </w:r>
      </w:del>
      <w:r w:rsidR="00960236">
        <w:t xml:space="preserve">. Sofern dieser Mechanismus funktioniert sollen die </w:t>
      </w:r>
      <w:ins w:id="89" w:author="Dennis" w:date="2014-03-16T14:22:00Z">
        <w:r w:rsidR="005C2AEB">
          <w:t xml:space="preserve">Winkel der </w:t>
        </w:r>
      </w:ins>
      <w:r w:rsidR="00960236">
        <w:t xml:space="preserve">Bewegungen </w:t>
      </w:r>
      <w:del w:id="90" w:author="Dennis" w:date="2014-03-16T14:19:00Z">
        <w:r w:rsidR="00960236" w:rsidDel="005C2AEB">
          <w:delText xml:space="preserve">komplizierter und umfangreicher werden und auch </w:delText>
        </w:r>
      </w:del>
      <w:del w:id="91" w:author="Dennis" w:date="2014-03-16T14:22:00Z">
        <w:r w:rsidR="00960236" w:rsidDel="005C2AEB">
          <w:delText>mit verschiedenen</w:delText>
        </w:r>
      </w:del>
      <w:ins w:id="92"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3" w:author="Dennis" w:date="2014-03-16T15:31:00Z">
        <w:r w:rsidDel="004412C5">
          <w:delText xml:space="preserve">als wie gut </w:delText>
        </w:r>
      </w:del>
      <w:ins w:id="94"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5" w:name="_Toc387066341"/>
      <w:r>
        <w:lastRenderedPageBreak/>
        <w:t>Umsetzung</w:t>
      </w:r>
      <w:bookmarkEnd w:id="95"/>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96" w:name="_Toc387066342"/>
      <w:r>
        <w:t>Programm</w:t>
      </w:r>
      <w:r w:rsidR="00DB0376">
        <w:t>struktur</w:t>
      </w:r>
      <w:r w:rsidR="00ED3440">
        <w:t xml:space="preserve"> / Architektur</w:t>
      </w:r>
      <w:r w:rsidR="00F7001A">
        <w:t xml:space="preserve"> - Dennis</w:t>
      </w:r>
      <w:bookmarkEnd w:id="96"/>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7"/>
      <w:r w:rsidR="00EA47A3">
        <w:t xml:space="preserve"> Variablen und Methoden</w:t>
      </w:r>
      <w:commentRangeEnd w:id="97"/>
      <w:r w:rsidR="00EA47A3">
        <w:rPr>
          <w:rStyle w:val="Kommentarzeichen"/>
        </w:rPr>
        <w:commentReference w:id="97"/>
      </w:r>
      <w:r w:rsidR="00EA47A3">
        <w:t xml:space="preserve"> sichtbar sind.</w:t>
      </w:r>
    </w:p>
    <w:p w:rsidR="00D5359F" w:rsidRDefault="00EA47A3" w:rsidP="00D5359F">
      <w:pPr>
        <w:keepNext/>
      </w:pPr>
      <w:r>
        <w:rPr>
          <w:noProof/>
          <w:lang w:eastAsia="de-DE"/>
        </w:rPr>
        <w:drawing>
          <wp:inline distT="0" distB="0" distL="0" distR="0" wp14:anchorId="48F63B1F" wp14:editId="2946DF57">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CC3CED">
      <w:pPr>
        <w:pStyle w:val="Beschriftung"/>
        <w:jc w:val="center"/>
      </w:pPr>
      <w:bookmarkStart w:id="98" w:name="_Ref386027265"/>
      <w:bookmarkStart w:id="99" w:name="_Toc387066306"/>
      <w:commentRangeStart w:id="100"/>
      <w:r>
        <w:t xml:space="preserve">Abb. </w:t>
      </w:r>
      <w:fldSimple w:instr=" SEQ Abb. \* ARABIC ">
        <w:r w:rsidR="000F51A0">
          <w:rPr>
            <w:noProof/>
          </w:rPr>
          <w:t>15</w:t>
        </w:r>
      </w:fldSimple>
      <w:bookmarkEnd w:id="98"/>
      <w:r>
        <w:t xml:space="preserve">: Code </w:t>
      </w:r>
      <w:proofErr w:type="spellStart"/>
      <w:r>
        <w:t>Map</w:t>
      </w:r>
      <w:commentRangeEnd w:id="100"/>
      <w:proofErr w:type="spellEnd"/>
      <w:r w:rsidR="002C1642">
        <w:rPr>
          <w:rStyle w:val="Kommentarzeichen"/>
          <w:b w:val="0"/>
          <w:bCs w:val="0"/>
        </w:rPr>
        <w:commentReference w:id="100"/>
      </w:r>
      <w:bookmarkEnd w:id="99"/>
    </w:p>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xml:space="preserve">, </w:t>
      </w:r>
      <w:r w:rsidR="00E3186E">
        <w:lastRenderedPageBreak/>
        <w:t>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Außerdem sagt Nao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F7001A" w:rsidRDefault="00EF180B" w:rsidP="00F7001A">
      <w:pPr>
        <w:pStyle w:val="berschrift3"/>
      </w:pPr>
      <w:bookmarkStart w:id="101" w:name="_Toc387066343"/>
      <w:r>
        <w:t>Programmablauf</w:t>
      </w:r>
      <w:r w:rsidR="00011BF4">
        <w:t xml:space="preserve"> bei</w:t>
      </w:r>
      <w:r>
        <w:t xml:space="preserve"> einer Bewegungsnachahmung</w:t>
      </w:r>
      <w:bookmarkEnd w:id="101"/>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 xml:space="preserve">blauer Farbe ist das Starten eines Threads gekennzeichnet bzw. die Überprüfung ob </w:t>
      </w:r>
      <w:r>
        <w:lastRenderedPageBreak/>
        <w:t>ein Thread fertig ist.</w:t>
      </w:r>
      <w:r w:rsidR="00A64A36">
        <w:t xml:space="preserve"> Sodass ersichtlich ist, was in einem Thread passiert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drawing>
          <wp:inline distT="0" distB="0" distL="0" distR="0" wp14:anchorId="1EF2E699" wp14:editId="678534D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102" w:name="_Ref386037800"/>
      <w:bookmarkStart w:id="103" w:name="_Toc387066307"/>
      <w:r>
        <w:t xml:space="preserve">Abb. </w:t>
      </w:r>
      <w:fldSimple w:instr=" SEQ Abb. \* ARABIC ">
        <w:r w:rsidR="000F51A0">
          <w:rPr>
            <w:noProof/>
          </w:rPr>
          <w:t>16</w:t>
        </w:r>
      </w:fldSimple>
      <w:bookmarkEnd w:id="102"/>
      <w:r w:rsidR="00D35612">
        <w:t>: Pro</w:t>
      </w:r>
      <w:r>
        <w:t>g</w:t>
      </w:r>
      <w:r w:rsidR="00D35612">
        <w:t>rammablaufplan – erster Teil</w:t>
      </w:r>
      <w:bookmarkEnd w:id="103"/>
    </w:p>
    <w:p w:rsidR="00040CC7" w:rsidRDefault="007B3FA6" w:rsidP="00543B69">
      <w:r>
        <w:t xml:space="preserve">Wenn ein Spieler eine Bewegung von Nao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ons sind nicht mehr anklickbar.</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w:t>
      </w:r>
      <w:r w:rsidR="00040CC7">
        <w:lastRenderedPageBreak/>
        <w:t>Bewegung ausgeführt wird, werden verschiedene Winkel in Listen gespeichert. Wenn die Bewegung vom Nao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B8581C">
        <w:t>Wenn dies der Fall ist</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B8581C">
        <w:t xml:space="preserve">Abb. </w:t>
      </w:r>
      <w:r w:rsidR="00B8581C">
        <w:rPr>
          <w:noProof/>
        </w:rPr>
        <w:t>17</w:t>
      </w:r>
      <w:r w:rsidR="00B8581C">
        <w:fldChar w:fldCharType="end"/>
      </w:r>
      <w:r w:rsidR="00B8581C">
        <w:t>)</w:t>
      </w:r>
      <w:r w:rsidR="00075419">
        <w:t xml:space="preserve">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7C487A29" wp14:editId="03836C3C">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104" w:name="_Ref386037747"/>
      <w:bookmarkStart w:id="105" w:name="_Toc387066308"/>
      <w:r>
        <w:t xml:space="preserve">Abb. </w:t>
      </w:r>
      <w:fldSimple w:instr=" SEQ Abb. \* ARABIC ">
        <w:r w:rsidR="000F51A0">
          <w:rPr>
            <w:noProof/>
          </w:rPr>
          <w:t>17</w:t>
        </w:r>
      </w:fldSimple>
      <w:bookmarkEnd w:id="104"/>
      <w:r>
        <w:t>: Programmablaufplan – zweiter Teil</w:t>
      </w:r>
      <w:bookmarkEnd w:id="105"/>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Ablauf parallel durchgeführt wird.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w:t>
      </w:r>
      <w:r w:rsidR="0013045D">
        <w:lastRenderedPageBreak/>
        <w:t>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067745">
        <w:t xml:space="preserve">die 10 Sekunden abgelaufen sind;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angeschaut und dementsprechend ein Text </w:t>
      </w:r>
      <w:commentRangeStart w:id="106"/>
      <w:r>
        <w:t>„Bewegung erfolgreich nachgemacht“ oder eben „Bewegung nicht erfolgreich nachgemacht“</w:t>
      </w:r>
      <w:commentRangeEnd w:id="106"/>
      <w:r w:rsidR="00067745">
        <w:rPr>
          <w:rStyle w:val="Kommentarzeichen"/>
        </w:rPr>
        <w:commentReference w:id="106"/>
      </w:r>
      <w:r>
        <w:t xml:space="preserve">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C95E35" w:rsidRDefault="00C95E35" w:rsidP="00C95E35">
      <w:pPr>
        <w:pStyle w:val="berschrift3"/>
      </w:pPr>
      <w:bookmarkStart w:id="107" w:name="_Toc387066344"/>
      <w:r>
        <w:t>Warum Threads?</w:t>
      </w:r>
      <w:bookmarkEnd w:id="107"/>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xml:space="preserve">. Beide Threads werden, wie oben beschrieben, </w:t>
      </w:r>
      <w:proofErr w:type="spellStart"/>
      <w:r>
        <w:t>gestarten</w:t>
      </w:r>
      <w:proofErr w:type="spellEnd"/>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D127CF" w:rsidRDefault="00D127CF" w:rsidP="00D127CF">
      <w:pPr>
        <w:keepNext/>
      </w:pPr>
      <w:r>
        <w:rPr>
          <w:noProof/>
          <w:lang w:eastAsia="de-DE"/>
        </w:rPr>
        <w:lastRenderedPageBreak/>
        <mc:AlternateContent>
          <mc:Choice Requires="wps">
            <w:drawing>
              <wp:inline distT="0" distB="0" distL="0" distR="0" wp14:anchorId="63DBFEA7" wp14:editId="09C54A1A">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" fillcolor="white [3201]" strokecolor="#4f81bd [3204]" strokeweight="2pt">
                <v:textbo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D127CF" w:rsidRDefault="00D127CF" w:rsidP="00CC3CED">
      <w:pPr>
        <w:pStyle w:val="Beschriftung"/>
        <w:jc w:val="center"/>
      </w:pPr>
      <w:bookmarkStart w:id="108" w:name="_Toc387066310"/>
      <w:r>
        <w:t xml:space="preserve">Code </w:t>
      </w:r>
      <w:fldSimple w:instr=" SEQ Code \* ARABIC ">
        <w:r w:rsidR="00B173AF">
          <w:rPr>
            <w:noProof/>
          </w:rPr>
          <w:t>1</w:t>
        </w:r>
      </w:fldSimple>
      <w:r>
        <w:t xml:space="preserve">: </w:t>
      </w:r>
      <w:r w:rsidR="000E44C7">
        <w:t xml:space="preserve">Warten </w:t>
      </w:r>
      <w:r w:rsidR="00E724BF">
        <w:t>auf das Beenden eines anderen</w:t>
      </w:r>
      <w:r w:rsidR="000E44C7">
        <w:t xml:space="preserve"> </w:t>
      </w:r>
      <w:r>
        <w:t>Thread</w:t>
      </w:r>
      <w:r w:rsidR="00E724BF">
        <w:t>s</w:t>
      </w:r>
      <w:bookmarkEnd w:id="108"/>
    </w:p>
    <w:p w:rsidR="00D127CF" w:rsidRDefault="00D127CF" w:rsidP="00D127CF">
      <w:pPr>
        <w:rPr>
          <w:rStyle w:val="sentence"/>
        </w:rPr>
      </w:pPr>
      <w:r>
        <w:t xml:space="preserve">In diesem Codestück ist Zeile 4 für das Warten verantwortlich. Der Code wird bis zur vierten Zeile parallel zum Code von </w:t>
      </w:r>
      <w:proofErr w:type="spellStart"/>
      <w:r>
        <w:t>Thread_Bewegung_Nao</w:t>
      </w:r>
      <w:proofErr w:type="spellEnd"/>
      <w:r>
        <w:t xml:space="preserve"> ausgeführt. Der Befehl „</w:t>
      </w:r>
      <w:proofErr w:type="spellStart"/>
      <w:r>
        <w:t>thread</w:t>
      </w:r>
      <w:proofErr w:type="spellEnd"/>
      <w:r>
        <w:t>[0].</w:t>
      </w:r>
      <w:proofErr w:type="spellStart"/>
      <w:r>
        <w:t>IsAlive</w:t>
      </w:r>
      <w:proofErr w:type="spellEnd"/>
      <w:r>
        <w:t xml:space="preserve">“ gibt wahr zurück, wenn der </w:t>
      </w:r>
      <w:proofErr w:type="spellStart"/>
      <w:r>
        <w:t>Thread_Bewegung_Nao</w:t>
      </w:r>
      <w:proofErr w:type="spellEnd"/>
      <w:r>
        <w:t xml:space="preserve"> aktiv ist. Also wird in der </w:t>
      </w:r>
      <w:proofErr w:type="spellStart"/>
      <w:r>
        <w:t>while</w:t>
      </w:r>
      <w:proofErr w:type="spellEnd"/>
      <w:r>
        <w:t>-Schleife solange gewartet bis der Thread nicht mehr ausgeführt wird. Erst wenn dies eintrifft wird auch der Code unterhalb Zeile 4 abgearbeitet.</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416585">
        <w:rPr>
          <w:rStyle w:val="sentence"/>
        </w:rPr>
        <w:t xml:space="preserve">ein Timer </w:t>
      </w:r>
      <w:r>
        <w:rPr>
          <w:rStyle w:val="sentence"/>
        </w:rPr>
        <w:t>(</w:t>
      </w:r>
      <w:r w:rsidR="00416585">
        <w:rPr>
          <w:rStyle w:val="sentence"/>
        </w:rPr>
        <w:t>inklusive einer Oberflächenanpassung</w:t>
      </w:r>
      <w:r>
        <w:rPr>
          <w:rStyle w:val="sentence"/>
        </w:rPr>
        <w:t>)</w:t>
      </w:r>
      <w:r w:rsidR="00416585">
        <w:rPr>
          <w:rStyle w:val="sentence"/>
        </w:rPr>
        <w:t xml:space="preserve"> und die Bewegungserkennung des Spielers </w:t>
      </w:r>
      <w:r>
        <w:rPr>
          <w:rStyle w:val="sentence"/>
        </w:rPr>
        <w:t>(</w:t>
      </w:r>
      <w:r w:rsidR="00416585">
        <w:rPr>
          <w:rStyle w:val="sentence"/>
        </w:rPr>
        <w:t>inklusive eines Winkelvergleich</w:t>
      </w:r>
      <w:r>
        <w:rPr>
          <w:rStyle w:val="sentence"/>
        </w:rPr>
        <w:t>s)</w:t>
      </w:r>
      <w:r w:rsidR="00416585">
        <w:rPr>
          <w:rStyle w:val="sentence"/>
        </w:rPr>
        <w:t xml:space="preserve"> parallel ablaufen</w:t>
      </w:r>
      <w:r>
        <w:rPr>
          <w:rStyle w:val="sentence"/>
        </w:rPr>
        <w:t>. Aus diesem Grund wird auch hier ein Thread 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456369" w:rsidRDefault="0086270D" w:rsidP="00456369">
      <w:pPr>
        <w:keepNext/>
      </w:pPr>
      <w:r>
        <w:rPr>
          <w:noProof/>
          <w:lang w:eastAsia="de-DE"/>
        </w:rPr>
        <mc:AlternateContent>
          <mc:Choice Requires="wps">
            <w:drawing>
              <wp:inline distT="0" distB="0" distL="0" distR="0" wp14:anchorId="70B87D77" wp14:editId="70B23D02">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 id="_x0000_s1027"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" fillcolor="white [3201]" strokecolor="#4f81bd [3204]" strokeweight="2pt">
                <v:textbo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CC3CED">
      <w:pPr>
        <w:pStyle w:val="Beschriftung"/>
        <w:jc w:val="center"/>
      </w:pPr>
      <w:bookmarkStart w:id="109" w:name="_Ref386037765"/>
      <w:bookmarkStart w:id="110" w:name="_Ref386873749"/>
      <w:bookmarkStart w:id="111" w:name="_Toc387066311"/>
      <w:r>
        <w:t xml:space="preserve">Code </w:t>
      </w:r>
      <w:fldSimple w:instr=" SEQ Code \* ARABIC ">
        <w:r w:rsidR="00B173AF">
          <w:rPr>
            <w:noProof/>
          </w:rPr>
          <w:t>2</w:t>
        </w:r>
      </w:fldSimple>
      <w:bookmarkEnd w:id="109"/>
      <w:r>
        <w:t xml:space="preserve">: </w:t>
      </w:r>
      <w:r w:rsidR="00D73796">
        <w:t xml:space="preserve">Starten von zwei </w:t>
      </w:r>
      <w:r>
        <w:t>Thread</w:t>
      </w:r>
      <w:bookmarkEnd w:id="110"/>
      <w:r w:rsidR="00D73796">
        <w:t>s</w:t>
      </w:r>
      <w:bookmarkEnd w:id="111"/>
    </w:p>
    <w:p w:rsidR="009C186D" w:rsidRDefault="00AA57CF" w:rsidP="00823854">
      <w:r>
        <w:lastRenderedPageBreak/>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In Zeile 2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w:t>
      </w:r>
      <w:r w:rsidR="00E724BF">
        <w:fldChar w:fldCharType="begin"/>
      </w:r>
      <w:r w:rsidR="00E724BF">
        <w:instrText xml:space="preserve"> REF _Ref386873749 \h </w:instrText>
      </w:r>
      <w:r w:rsidR="00E724BF">
        <w:fldChar w:fldCharType="separate"/>
      </w:r>
      <w:r w:rsidR="00E724BF">
        <w:t xml:space="preserve">Code </w:t>
      </w:r>
      <w:r w:rsidR="00E724BF">
        <w:rPr>
          <w:noProof/>
        </w:rPr>
        <w:t>2</w:t>
      </w:r>
      <w:r w:rsidR="00E724BF">
        <w:t xml:space="preserve">: </w:t>
      </w:r>
      <w:proofErr w:type="spellStart"/>
      <w:r w:rsidR="00E724BF">
        <w:t>Thread</w:t>
      </w:r>
      <w:r w:rsidR="00E724BF">
        <w:fldChar w:fldCharType="end"/>
      </w:r>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112" w:name="_Toc387066345"/>
      <w:commentRangeStart w:id="113"/>
      <w:r>
        <w:t>Nao</w:t>
      </w:r>
      <w:commentRangeEnd w:id="113"/>
      <w:r w:rsidR="00CC3CED">
        <w:rPr>
          <w:rStyle w:val="Kommentarzeichen"/>
          <w:rFonts w:eastAsia="Times New Roman"/>
          <w:b w:val="0"/>
          <w:bCs w:val="0"/>
          <w:color w:val="auto"/>
        </w:rPr>
        <w:commentReference w:id="113"/>
      </w:r>
      <w:bookmarkEnd w:id="112"/>
    </w:p>
    <w:p w:rsidR="005D7899" w:rsidRDefault="008E7159" w:rsidP="005D7899">
      <w:pPr>
        <w:pStyle w:val="berschrift3"/>
      </w:pPr>
      <w:bookmarkStart w:id="114" w:name="_Ref386873920"/>
      <w:bookmarkStart w:id="115" w:name="_Ref386873926"/>
      <w:bookmarkStart w:id="116" w:name="_Toc387066346"/>
      <w:r>
        <w:t>Zufällige</w:t>
      </w:r>
      <w:r w:rsidR="005D7899">
        <w:t xml:space="preserve"> Bewegung ausführen</w:t>
      </w:r>
      <w:bookmarkEnd w:id="114"/>
      <w:bookmarkEnd w:id="115"/>
      <w:bookmarkEnd w:id="116"/>
    </w:p>
    <w:p w:rsidR="008E7159" w:rsidRDefault="008E7159" w:rsidP="008E7159">
      <w:r>
        <w:t xml:space="preserve">Insgesamt gibt es </w:t>
      </w:r>
      <w:commentRangeStart w:id="117"/>
      <w:r>
        <w:t xml:space="preserve">XXX </w:t>
      </w:r>
      <w:commentRangeEnd w:id="117"/>
      <w:r>
        <w:rPr>
          <w:rStyle w:val="Kommentarzeichen"/>
        </w:rPr>
        <w:commentReference w:id="117"/>
      </w:r>
      <w:r>
        <w:t>vorgegebene Bewegungen für Nao. Wenn der Benutzer eine neue Bewegung nachmachen möchte, wird folgender Code ausgeführt:</w:t>
      </w:r>
    </w:p>
    <w:p w:rsidR="00EC40CB" w:rsidRDefault="008E7159" w:rsidP="00EC40CB">
      <w:pPr>
        <w:keepNext/>
      </w:pPr>
      <w:r>
        <w:rPr>
          <w:noProof/>
          <w:lang w:eastAsia="de-DE"/>
        </w:rPr>
        <w:lastRenderedPageBreak/>
        <mc:AlternateContent>
          <mc:Choice Requires="wps">
            <w:drawing>
              <wp:inline distT="0" distB="0" distL="0" distR="0" wp14:anchorId="00DB5C75" wp14:editId="7A76A92D">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" fillcolor="white [3201]" strokecolor="#4f81bd [3204]" strokeweight="2pt">
                <v:textbo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v:textbox>
                <w10:anchorlock/>
              </v:shape>
            </w:pict>
          </mc:Fallback>
        </mc:AlternateContent>
      </w:r>
    </w:p>
    <w:p w:rsidR="008E7159" w:rsidRDefault="00EC40CB" w:rsidP="00CC3CED">
      <w:pPr>
        <w:pStyle w:val="Beschriftung"/>
        <w:jc w:val="center"/>
      </w:pPr>
      <w:bookmarkStart w:id="118" w:name="_Ref386874180"/>
      <w:bookmarkStart w:id="119" w:name="_Toc387066312"/>
      <w:r>
        <w:t xml:space="preserve">Code </w:t>
      </w:r>
      <w:fldSimple w:instr=" SEQ Code \* ARABIC ">
        <w:r w:rsidR="00B173AF">
          <w:rPr>
            <w:noProof/>
          </w:rPr>
          <w:t>3</w:t>
        </w:r>
      </w:fldSimple>
      <w:bookmarkEnd w:id="118"/>
      <w:r>
        <w:t>: Ausführen einer zufälligen Bewegung</w:t>
      </w:r>
      <w:bookmarkEnd w:id="119"/>
    </w:p>
    <w:p w:rsidR="006C021A"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8E7159" w:rsidRDefault="008E7159" w:rsidP="008E7159">
      <w:pPr>
        <w:pStyle w:val="berschrift3"/>
      </w:pPr>
      <w:bookmarkStart w:id="120" w:name="_Toc387066347"/>
      <w:r>
        <w:t>Bewegung wiederholen</w:t>
      </w:r>
      <w:bookmarkEnd w:id="120"/>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r w:rsidR="00CA061F">
        <w:fldChar w:fldCharType="begin"/>
      </w:r>
      <w:r w:rsidR="00CA061F">
        <w:instrText xml:space="preserve"> REF _Ref386874180 \h </w:instrText>
      </w:r>
      <w:r w:rsidR="00CA061F">
        <w:fldChar w:fldCharType="separate"/>
      </w:r>
      <w:r w:rsidR="00CA061F">
        <w:t xml:space="preserve">Code </w:t>
      </w:r>
      <w:r w:rsidR="00CA061F">
        <w:rPr>
          <w:noProof/>
        </w:rPr>
        <w:t>3</w:t>
      </w:r>
      <w:r w:rsidR="00CA061F">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 identische Bewegung ausgeführt.</w:t>
      </w:r>
    </w:p>
    <w:p w:rsidR="000C62D4" w:rsidRDefault="000C62D4" w:rsidP="000C62D4">
      <w:pPr>
        <w:pStyle w:val="berschrift3"/>
      </w:pPr>
      <w:bookmarkStart w:id="121" w:name="_Toc387066348"/>
      <w:commentRangeStart w:id="122"/>
      <w:r>
        <w:t>Beispiel einer spezifischen Bewegung</w:t>
      </w:r>
      <w:commentRangeEnd w:id="122"/>
      <w:r>
        <w:rPr>
          <w:rStyle w:val="Kommentarzeichen"/>
          <w:rFonts w:eastAsia="Times New Roman"/>
          <w:b w:val="0"/>
          <w:bCs w:val="0"/>
          <w:color w:val="auto"/>
        </w:rPr>
        <w:commentReference w:id="122"/>
      </w:r>
      <w:bookmarkEnd w:id="121"/>
    </w:p>
    <w:p w:rsidR="000C62D4" w:rsidRDefault="000C62D4" w:rsidP="008E7159"/>
    <w:p w:rsidR="008924EF" w:rsidRDefault="008924EF" w:rsidP="008924EF">
      <w:pPr>
        <w:keepNext/>
      </w:pPr>
      <w:r>
        <w:rPr>
          <w:noProof/>
          <w:lang w:eastAsia="de-DE"/>
        </w:rPr>
        <w:lastRenderedPageBreak/>
        <mc:AlternateContent>
          <mc:Choice Requires="wps">
            <w:drawing>
              <wp:inline distT="0" distB="0" distL="0" distR="0" wp14:anchorId="354517CA" wp14:editId="36AE69BD">
                <wp:extent cx="5759450" cy="5219700"/>
                <wp:effectExtent l="0" t="0" r="1270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219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wps:txbx>
                      <wps:bodyPr rot="0" vert="horz" wrap="square" lIns="91440" tIns="45720" rIns="91440" bIns="45720" anchor="t" anchorCtr="0">
                        <a:noAutofit/>
                      </wps:bodyPr>
                    </wps:wsp>
                  </a:graphicData>
                </a:graphic>
              </wp:inline>
            </w:drawing>
          </mc:Choice>
          <mc:Fallback>
            <w:pict>
              <v:shape id="_x0000_s1029" type="#_x0000_t202" style="width:453.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" fillcolor="white [3201]" strokecolor="#4f81bd [3204]" strokeweight="2pt">
                <v:textbo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v:textbox>
                <w10:anchorlock/>
              </v:shape>
            </w:pict>
          </mc:Fallback>
        </mc:AlternateContent>
      </w:r>
    </w:p>
    <w:p w:rsidR="00B03372" w:rsidRDefault="008924EF" w:rsidP="00CC6D96">
      <w:pPr>
        <w:pStyle w:val="Beschriftung"/>
        <w:jc w:val="center"/>
      </w:pPr>
      <w:bookmarkStart w:id="123" w:name="_Ref386875250"/>
      <w:bookmarkStart w:id="124" w:name="_Toc387066313"/>
      <w:r>
        <w:t xml:space="preserve">Code </w:t>
      </w:r>
      <w:fldSimple w:instr=" SEQ Code \* ARABIC ">
        <w:r w:rsidR="00B173AF">
          <w:rPr>
            <w:noProof/>
          </w:rPr>
          <w:t>4</w:t>
        </w:r>
      </w:fldSimple>
      <w:bookmarkEnd w:id="123"/>
      <w:r>
        <w:t>: eine vordefinierte Bewegung von Nao</w:t>
      </w:r>
      <w:bookmarkEnd w:id="124"/>
    </w:p>
    <w:p w:rsidR="00F61118" w:rsidRDefault="00B03372" w:rsidP="008E7159">
      <w:r>
        <w:t>Dieser Code lässt Nao folgende Bewegung ausführen:</w:t>
      </w:r>
    </w:p>
    <w:tbl>
      <w:tblPr>
        <w:tblStyle w:val="Tabellenraster"/>
        <w:tblW w:w="0" w:type="auto"/>
        <w:tblLook w:val="04A0" w:firstRow="1" w:lastRow="0" w:firstColumn="1" w:lastColumn="0" w:noHBand="0" w:noVBand="1"/>
      </w:tblPr>
      <w:tblGrid>
        <w:gridCol w:w="3070"/>
        <w:gridCol w:w="3070"/>
        <w:gridCol w:w="3070"/>
      </w:tblGrid>
      <w:tr w:rsidR="00B03372" w:rsidTr="00B03372">
        <w:tc>
          <w:tcPr>
            <w:tcW w:w="3070" w:type="dxa"/>
          </w:tcPr>
          <w:p w:rsidR="00B03372" w:rsidRDefault="00B03372" w:rsidP="008E7159">
            <w:r>
              <w:t>Bild Startposition</w:t>
            </w:r>
          </w:p>
          <w:p w:rsidR="00B03372" w:rsidRDefault="00B03372" w:rsidP="008E7159"/>
          <w:p w:rsidR="00B03372" w:rsidRDefault="00B03372" w:rsidP="008E7159"/>
          <w:p w:rsidR="00B03372" w:rsidRDefault="00B03372" w:rsidP="008E7159">
            <w:commentRangeStart w:id="125"/>
            <w:r>
              <w:t xml:space="preserve">Startposition </w:t>
            </w:r>
            <w:proofErr w:type="spellStart"/>
            <w:r>
              <w:t>StandZero</w:t>
            </w:r>
            <w:commentRangeEnd w:id="125"/>
            <w:proofErr w:type="spellEnd"/>
            <w:r w:rsidR="00A5637C">
              <w:rPr>
                <w:rStyle w:val="Kommentarzeichen"/>
              </w:rPr>
              <w:commentReference w:id="125"/>
            </w:r>
          </w:p>
        </w:tc>
        <w:tc>
          <w:tcPr>
            <w:tcW w:w="3070" w:type="dxa"/>
          </w:tcPr>
          <w:p w:rsidR="00B03372" w:rsidRDefault="00B03372" w:rsidP="008E7159">
            <w:r>
              <w:t>Bild 2</w:t>
            </w:r>
          </w:p>
          <w:p w:rsidR="00B03372" w:rsidRDefault="00B03372" w:rsidP="008E7159"/>
          <w:p w:rsidR="00B03372" w:rsidRDefault="00B03372" w:rsidP="008E7159"/>
          <w:p w:rsidR="00B03372" w:rsidRDefault="00B03372" w:rsidP="008E7159">
            <w:r>
              <w:t>Beide Arme außen</w:t>
            </w:r>
          </w:p>
        </w:tc>
        <w:tc>
          <w:tcPr>
            <w:tcW w:w="3070" w:type="dxa"/>
          </w:tcPr>
          <w:p w:rsidR="00B03372" w:rsidRDefault="00B03372" w:rsidP="008E7159">
            <w:r>
              <w:t>Bild 3</w:t>
            </w:r>
          </w:p>
          <w:p w:rsidR="00B03372" w:rsidRDefault="00B03372" w:rsidP="008E7159"/>
          <w:p w:rsidR="00B03372" w:rsidRDefault="00B03372" w:rsidP="008E7159"/>
          <w:p w:rsidR="00B03372" w:rsidRDefault="00B03372" w:rsidP="008E7159">
            <w:r>
              <w:t>Beide arme angewinkelt</w:t>
            </w:r>
          </w:p>
        </w:tc>
      </w:tr>
    </w:tbl>
    <w:p w:rsidR="00F61118" w:rsidRDefault="00F61118" w:rsidP="008E7159"/>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Zum Beispiel entspricht der erste Name „</w:t>
      </w:r>
      <w:proofErr w:type="spellStart"/>
      <w:r>
        <w:t>LElbowRoll</w:t>
      </w:r>
      <w:proofErr w:type="spellEnd"/>
      <w:r>
        <w:t>“ dem Roll-Winkel des linken Ellenbogens.</w:t>
      </w:r>
    </w:p>
    <w:p w:rsidR="00B03372" w:rsidRDefault="00B03372" w:rsidP="00B03372">
      <w:r>
        <w:t xml:space="preserve">Im zweiten Schritt werden die konkreten Winkel angegeben. Da Nao die Winkel in der Einheit Radiant benötigt, aber die meisten Menschen besser mit der Einheit Grad umgehen </w:t>
      </w:r>
      <w:r>
        <w:lastRenderedPageBreak/>
        <w:t xml:space="preserve">können, erfolgt bei jedem Winkel die Umrechnung von Grad in Radiant. Somit ist es einfacher eine Bewegung zu speichern, ohne jedes Mal selbst den Winkel 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 „</w:t>
      </w:r>
      <w:proofErr w:type="spellStart"/>
      <w:r w:rsidR="007229A7">
        <w:t>LElbowRoll</w:t>
      </w:r>
      <w:proofErr w:type="spellEnd"/>
      <w:r w:rsidR="007229A7">
        <w:t>“) zugeordnet ist.</w:t>
      </w:r>
    </w:p>
    <w:p w:rsidR="00B03372" w:rsidRDefault="007229A7" w:rsidP="008E7159">
      <w:r>
        <w:t xml:space="preserve">Alle Winkel werden in einer Liste gespeichert, welche wieder in </w:t>
      </w:r>
      <w:r w:rsidR="00A5637C">
        <w:t>Zeile 3</w:t>
      </w:r>
      <w:r>
        <w:t xml:space="preserve"> benötigt wird. Dort werden die Joints, die konkreten Winkel und die Geschwindigkeit, mit der die Bewegung durchgeführt werden soll, angegeben. </w:t>
      </w:r>
      <w:r w:rsidR="00A5637C">
        <w:t>Dieser Schritt führt dazu, dass Nao von seiner Startposition (</w:t>
      </w:r>
      <w:commentRangeStart w:id="126"/>
      <w:r w:rsidR="00A5637C">
        <w:t>siehe …</w:t>
      </w:r>
      <w:commentRangeEnd w:id="126"/>
      <w:r w:rsidR="00A5637C">
        <w:rPr>
          <w:rStyle w:val="Kommentarzeichen"/>
        </w:rPr>
        <w:commentReference w:id="126"/>
      </w:r>
      <w:r w:rsidR="00A5637C">
        <w:t>) seine beiden Arme nach außen bewegt (</w:t>
      </w:r>
      <w:commentRangeStart w:id="127"/>
      <w:r w:rsidR="00A5637C">
        <w:t>siehe …</w:t>
      </w:r>
      <w:commentRangeEnd w:id="127"/>
      <w:r w:rsidR="00A5637C">
        <w:rPr>
          <w:rStyle w:val="Kommentarzeichen"/>
        </w:rPr>
        <w:commentReference w:id="127"/>
      </w:r>
      <w:r w:rsidR="00A5637C">
        <w:t>).</w:t>
      </w:r>
    </w:p>
    <w:p w:rsidR="00B03372" w:rsidRDefault="00B03372" w:rsidP="008E7159"/>
    <w:p w:rsidR="00B03372" w:rsidRPr="008E7159" w:rsidRDefault="00203561" w:rsidP="008E7159">
      <w:r>
        <w:t xml:space="preserve">Im dritten Schritt (Zeile 4 und 5) erfolgt das meiste ähnlich zu </w:t>
      </w:r>
      <w:r w:rsidR="00B8197F">
        <w:t xml:space="preserve">Schritt zwei. Zunächst werden die Winkel für die durchzuführende Bewegung angegeben und dann erfolgt wieder die Bewegung zu diesen Winkeln. Diese Bewegung soll im Vergleich zur ersten Bewegung jedoch etwas langsamer ausgeführt werden. Nach dieser Bewegung steht Nao wie in </w:t>
      </w:r>
      <w:commentRangeStart w:id="128"/>
      <w:r w:rsidR="00B8197F">
        <w:t xml:space="preserve">xxx </w:t>
      </w:r>
      <w:commentRangeEnd w:id="128"/>
      <w:r w:rsidR="00B8197F">
        <w:rPr>
          <w:rStyle w:val="Kommentarzeichen"/>
        </w:rPr>
        <w:commentReference w:id="128"/>
      </w:r>
      <w:r w:rsidR="00B8197F">
        <w:t xml:space="preserve">gezeigt mit ausgestreckten Armen und angewinkelten Ellenbogen da. </w:t>
      </w:r>
    </w:p>
    <w:p w:rsidR="005E0F1D" w:rsidRDefault="005E0F1D" w:rsidP="005E0F1D">
      <w:pPr>
        <w:pStyle w:val="berschrift3"/>
      </w:pPr>
      <w:bookmarkStart w:id="129" w:name="_Toc387066349"/>
      <w:r>
        <w:t>Speicherung Winkel vom Nao</w:t>
      </w:r>
      <w:bookmarkEnd w:id="129"/>
    </w:p>
    <w:p w:rsidR="00ED3440" w:rsidRDefault="00CC6D96" w:rsidP="00ED3440">
      <w:commentRangeStart w:id="130"/>
      <w:r>
        <w:t>TEXT</w:t>
      </w:r>
      <w:commentRangeEnd w:id="130"/>
      <w:r>
        <w:rPr>
          <w:rStyle w:val="Kommentarzeichen"/>
        </w:rPr>
        <w:commentReference w:id="130"/>
      </w:r>
    </w:p>
    <w:p w:rsidR="009A0DFE" w:rsidRDefault="009A0DFE" w:rsidP="009A0DFE">
      <w:pPr>
        <w:pStyle w:val="berschrift2"/>
      </w:pPr>
      <w:bookmarkStart w:id="131" w:name="_Toc387066350"/>
      <w:commentRangeStart w:id="132"/>
      <w:r>
        <w:t>Kinect</w:t>
      </w:r>
      <w:commentRangeEnd w:id="132"/>
      <w:r w:rsidR="00474520">
        <w:rPr>
          <w:rStyle w:val="Kommentarzeichen"/>
          <w:rFonts w:eastAsia="Times New Roman"/>
          <w:b w:val="0"/>
          <w:bCs w:val="0"/>
          <w:color w:val="auto"/>
        </w:rPr>
        <w:commentReference w:id="132"/>
      </w:r>
      <w:bookmarkEnd w:id="131"/>
    </w:p>
    <w:p w:rsidR="00097711" w:rsidRPr="00097711" w:rsidRDefault="00097711" w:rsidP="00097711"/>
    <w:p w:rsidR="00AB327A" w:rsidRDefault="00AB327A" w:rsidP="00AB327A">
      <w:pPr>
        <w:pStyle w:val="berschrift3"/>
      </w:pPr>
      <w:bookmarkStart w:id="133" w:name="_Toc387066351"/>
      <w:r>
        <w:t xml:space="preserve">Berechnung Winkel </w:t>
      </w:r>
      <w:commentRangeStart w:id="134"/>
      <w:r>
        <w:t>Kinect</w:t>
      </w:r>
      <w:commentRangeEnd w:id="134"/>
      <w:r w:rsidR="00CC3A7B">
        <w:rPr>
          <w:rStyle w:val="Kommentarzeichen"/>
          <w:rFonts w:eastAsia="Times New Roman"/>
          <w:b w:val="0"/>
          <w:bCs w:val="0"/>
          <w:color w:val="auto"/>
        </w:rPr>
        <w:commentReference w:id="134"/>
      </w:r>
      <w:bookmarkEnd w:id="133"/>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5C1B4AD4" wp14:editId="1E1298AF">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 id="_x0000_s1030"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" fillcolor="white [3201]" strokecolor="#4f81bd [3204]" strokeweight="2pt">
                <v:textbox style="mso-fit-shape-to-text:t">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B173AF" w:rsidRPr="00B173AF" w:rsidRDefault="00B173AF" w:rsidP="00CC6D96">
      <w:pPr>
        <w:pStyle w:val="Beschriftung"/>
        <w:jc w:val="center"/>
      </w:pPr>
      <w:bookmarkStart w:id="135" w:name="_Toc387066314"/>
      <w:r>
        <w:t xml:space="preserve">Code </w:t>
      </w:r>
      <w:fldSimple w:instr=" SEQ Code \* ARABIC ">
        <w:r>
          <w:rPr>
            <w:noProof/>
          </w:rPr>
          <w:t>5</w:t>
        </w:r>
      </w:fldSimple>
      <w:r>
        <w:t xml:space="preserve">: </w:t>
      </w:r>
      <w:r w:rsidRPr="00FC71EF">
        <w:t>Berechnung von zusammenhängenden Knochen</w:t>
      </w:r>
      <w:bookmarkEnd w:id="135"/>
    </w:p>
    <w:p w:rsidR="00AB327A" w:rsidRDefault="00AB327A" w:rsidP="00AB327A">
      <w:pPr>
        <w:pStyle w:val="berschrift3"/>
      </w:pPr>
      <w:bookmarkStart w:id="136" w:name="_Toc387066352"/>
      <w:r>
        <w:t>Vergleich Winkel Kinect &lt;-&gt; Nao</w:t>
      </w:r>
      <w:bookmarkEnd w:id="136"/>
    </w:p>
    <w:p w:rsidR="00C73DC2"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lastRenderedPageBreak/>
        <w:t xml:space="preserve">Nach Ablauf des </w:t>
      </w:r>
      <w:proofErr w:type="spellStart"/>
      <w:r>
        <w:t>Timers</w:t>
      </w:r>
      <w:proofErr w:type="spellEnd"/>
      <w:r>
        <w:t xml:space="preserve"> werden alle entsprechenden sechs Werte abgefragt. Sind alle Werte auf </w:t>
      </w:r>
      <w:proofErr w:type="spellStart"/>
      <w:r>
        <w:t>true</w:t>
      </w:r>
      <w:proofErr w:type="spellEnd"/>
      <w:r>
        <w:t xml:space="preserve">, hat man die Bewegung erfolgreich wiederholt und sieht dies entsprechen als Text auf der GUI. Falls nicht, bekommt man die Möglichkeit einen </w:t>
      </w:r>
      <w:r w:rsidR="00CC3A7B">
        <w:t>weiteren</w:t>
      </w:r>
      <w:r>
        <w:t xml:space="preserve"> Versuch zu starten</w:t>
      </w:r>
      <w:r w:rsidR="00CC3A7B">
        <w:t xml:space="preserve"> oder die Bewegung des Nao zu ändern</w:t>
      </w:r>
      <w:r>
        <w:t>.</w:t>
      </w:r>
    </w:p>
    <w:p w:rsidR="001F7881" w:rsidRDefault="001F7881" w:rsidP="001F7881">
      <w:pPr>
        <w:pStyle w:val="berschrift3"/>
      </w:pPr>
      <w:bookmarkStart w:id="137" w:name="_Toc387066353"/>
      <w:r>
        <w:t>Schwierigkeitsgrade</w:t>
      </w:r>
      <w:bookmarkEnd w:id="137"/>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F7001A" w:rsidRPr="00F7001A" w:rsidRDefault="006B7F64" w:rsidP="00F7001A">
      <w:r>
        <w:t xml:space="preserve">Dabei </w:t>
      </w:r>
      <w:r w:rsidR="00FF469E">
        <w:t xml:space="preserve">entspricht „leicht“ einer Abweichung vom Winkel des Nao um 20°, mittel einer Abweichung um 15° und schwer einer </w:t>
      </w:r>
      <w:commentRangeStart w:id="138"/>
      <w:r w:rsidR="00FF469E">
        <w:t xml:space="preserve">Abweichung von 10°. </w:t>
      </w:r>
      <w:commentRangeEnd w:id="138"/>
      <w:r w:rsidR="00CC3A7B">
        <w:rPr>
          <w:rStyle w:val="Kommentarzeichen"/>
        </w:rPr>
        <w:commentReference w:id="138"/>
      </w:r>
      <w:r w:rsidR="00CC3A7B">
        <w:t xml:space="preserve">Demnach wird bei der Überprüfung der Winkel wie im vorherigen Kapitel 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39" w:name="_Ref386037541"/>
      <w:bookmarkStart w:id="140" w:name="_Ref386037618"/>
      <w:bookmarkStart w:id="141" w:name="_Toc387066354"/>
      <w:r>
        <w:t>GUI</w:t>
      </w:r>
      <w:bookmarkEnd w:id="139"/>
      <w:bookmarkEnd w:id="140"/>
      <w:bookmarkEnd w:id="141"/>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4A783A1B" wp14:editId="0159F10F">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42" w:name="_Ref386053881"/>
      <w:bookmarkStart w:id="143" w:name="_Toc387066309"/>
      <w:r>
        <w:t xml:space="preserve">Abb. </w:t>
      </w:r>
      <w:fldSimple w:instr=" SEQ Abb. \* ARABIC ">
        <w:r w:rsidR="000F51A0">
          <w:rPr>
            <w:noProof/>
          </w:rPr>
          <w:t>18</w:t>
        </w:r>
      </w:fldSimple>
      <w:bookmarkEnd w:id="142"/>
      <w:r>
        <w:t>: GUI zum Spiel</w:t>
      </w:r>
      <w:bookmarkEnd w:id="143"/>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44"/>
      <w:r>
        <w:t xml:space="preserve">Ausgangsposition </w:t>
      </w:r>
      <w:commentRangeEnd w:id="144"/>
      <w:r>
        <w:rPr>
          <w:rStyle w:val="Kommentarzeichen"/>
        </w:rPr>
        <w:commentReference w:id="144"/>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45" w:name="_Toc387066355"/>
      <w:r>
        <w:lastRenderedPageBreak/>
        <w:t>Tes</w:t>
      </w:r>
      <w:r w:rsidR="00474520">
        <w:t>t</w:t>
      </w:r>
      <w:bookmarkEnd w:id="145"/>
    </w:p>
    <w:p w:rsidR="00C14473" w:rsidRDefault="00CB2945" w:rsidP="00CB2945">
      <w:commentRangeStart w:id="146"/>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46"/>
      <w:r w:rsidR="00C14473">
        <w:rPr>
          <w:rStyle w:val="Kommentarzeichen"/>
        </w:rPr>
        <w:commentReference w:id="146"/>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47"/>
      <w:r>
        <w:t>Durch das Testen der verschiedenen Bewegungen wurde nochmals überprüft, ob das Nachmachen der einzelnen Bewegungen machbar ist und ob die Schwierigkeit gut gehandhabt ist. …</w:t>
      </w:r>
      <w:commentRangeEnd w:id="147"/>
      <w:r w:rsidR="002B646C">
        <w:rPr>
          <w:rStyle w:val="Kommentarzeichen"/>
        </w:rPr>
        <w:commentReference w:id="147"/>
      </w: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8" w:name="_Toc387066356"/>
      <w:r>
        <w:lastRenderedPageBreak/>
        <w:t>Fazit</w:t>
      </w:r>
      <w:bookmarkEnd w:id="148"/>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9"/>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31"/>
          <w:footerReference w:type="default" r:id="rId3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51" w:name="_Toc333403733"/>
      <w:bookmarkStart w:id="152" w:name="_Toc262116062"/>
      <w:bookmarkStart w:id="153" w:name="_Toc387066357"/>
      <w:bookmarkEnd w:id="37"/>
      <w:bookmarkEnd w:id="38"/>
      <w:r>
        <w:lastRenderedPageBreak/>
        <w:t>Literaturverzeichnis</w:t>
      </w:r>
      <w:bookmarkEnd w:id="151"/>
      <w:bookmarkEnd w:id="153"/>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52"/>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3"/>
      <w:footerReference w:type="default" r:id="rId3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Dennis" w:date="2014-05-03T09:19:00Z" w:initials="D">
    <w:p w:rsidR="00D57BC4" w:rsidRDefault="00D57BC4" w:rsidP="00CE3E3C">
      <w:pPr>
        <w:pStyle w:val="Kommentartext"/>
      </w:pPr>
      <w:r>
        <w:rPr>
          <w:rStyle w:val="Kommentarzeichen"/>
        </w:rPr>
        <w:annotationRef/>
      </w:r>
      <w:r>
        <w:t xml:space="preserve">Gespeicherte Bewegungen (Positionen) mit Bildern zeigen und 2/3 Sätze dazu schreiben </w:t>
      </w:r>
    </w:p>
    <w:p w:rsidR="00D57BC4" w:rsidRDefault="00D57BC4" w:rsidP="00CE3E3C">
      <w:pPr>
        <w:pStyle w:val="Kommentartext"/>
      </w:pPr>
      <w:proofErr w:type="spellStart"/>
      <w:r>
        <w:t>StandZero</w:t>
      </w:r>
      <w:proofErr w:type="spellEnd"/>
      <w:r>
        <w:t xml:space="preserve"> wichtig</w:t>
      </w:r>
    </w:p>
    <w:p w:rsidR="00D57BC4" w:rsidRDefault="00D57BC4" w:rsidP="00CE3E3C">
      <w:pPr>
        <w:pStyle w:val="Kommentartext"/>
      </w:pPr>
      <w:r w:rsidRPr="00CE3E3C">
        <w:t>https://community.aldebaran-robotics.com/doc/1-14/naoqi/motion/alrobotposture.html</w:t>
      </w:r>
    </w:p>
  </w:comment>
  <w:comment w:id="56" w:author="Dennis" w:date="2014-04-29T11:50:00Z" w:initials="D">
    <w:p w:rsidR="00D57BC4" w:rsidRDefault="00D57BC4">
      <w:pPr>
        <w:pStyle w:val="Kommentartext"/>
      </w:pPr>
      <w:r>
        <w:rPr>
          <w:rStyle w:val="Kommentarzeichen"/>
        </w:rPr>
        <w:annotationRef/>
      </w:r>
      <w:r>
        <w:t xml:space="preserve">Visual Studio </w:t>
      </w:r>
      <w:proofErr w:type="spellStart"/>
      <w:r>
        <w:t>etc</w:t>
      </w:r>
      <w:proofErr w:type="spellEnd"/>
      <w:r>
        <w:t xml:space="preserve"> einfügen mit Bildern</w:t>
      </w:r>
    </w:p>
  </w:comment>
  <w:comment w:id="65" w:author="Dennis" w:date="2014-03-16T13:46:00Z" w:initials="D">
    <w:p w:rsidR="00D57BC4" w:rsidRDefault="00D57BC4">
      <w:pPr>
        <w:pStyle w:val="Kommentartext"/>
      </w:pPr>
      <w:r>
        <w:rPr>
          <w:rStyle w:val="Kommentarzeichen"/>
        </w:rPr>
        <w:annotationRef/>
      </w:r>
      <w:r>
        <w:t>Vergleiche mit 1.4 Vorgehensweise</w:t>
      </w:r>
    </w:p>
  </w:comment>
  <w:comment w:id="97" w:author="Dennis" w:date="2014-04-08T14:09:00Z" w:initials="D">
    <w:p w:rsidR="00D57BC4" w:rsidRDefault="00D57BC4">
      <w:pPr>
        <w:pStyle w:val="Kommentartext"/>
      </w:pPr>
      <w:r>
        <w:rPr>
          <w:rStyle w:val="Kommentarzeichen"/>
        </w:rPr>
        <w:annotationRef/>
      </w:r>
      <w:r>
        <w:t>Schauen ob das so stimmt?</w:t>
      </w:r>
    </w:p>
  </w:comment>
  <w:comment w:id="100" w:author="Dennis" w:date="2014-05-02T22:09:00Z" w:initials="D">
    <w:p w:rsidR="00D57BC4" w:rsidRDefault="00D57BC4">
      <w:pPr>
        <w:pStyle w:val="Kommentartext"/>
      </w:pPr>
      <w:r>
        <w:rPr>
          <w:rStyle w:val="Kommentarzeichen"/>
        </w:rPr>
        <w:annotationRef/>
      </w:r>
      <w:r>
        <w:t>Bild ändern</w:t>
      </w:r>
    </w:p>
  </w:comment>
  <w:comment w:id="106" w:author="Dennis" w:date="2014-05-03T09:31:00Z" w:initials="D">
    <w:p w:rsidR="00D57BC4" w:rsidRDefault="00D57BC4">
      <w:pPr>
        <w:pStyle w:val="Kommentartext"/>
      </w:pPr>
      <w:r>
        <w:rPr>
          <w:rStyle w:val="Kommentarzeichen"/>
        </w:rPr>
        <w:annotationRef/>
      </w:r>
      <w:r>
        <w:t>Anpassen wie es am Ende wirklich im Programm ist.</w:t>
      </w:r>
    </w:p>
  </w:comment>
  <w:comment w:id="113" w:author="Karolin" w:date="2014-05-04T22:01:00Z" w:initials="K">
    <w:p w:rsidR="00D57BC4" w:rsidRDefault="00D57BC4">
      <w:pPr>
        <w:pStyle w:val="Kommentartext"/>
      </w:pPr>
      <w:r>
        <w:rPr>
          <w:rStyle w:val="Kommentarzeichen"/>
        </w:rPr>
        <w:annotationRef/>
      </w:r>
      <w:r>
        <w:t>Noch ein einleitender Text, zumindest kurz</w:t>
      </w:r>
    </w:p>
  </w:comment>
  <w:comment w:id="117" w:author="Dennis" w:date="2014-04-09T16:17:00Z" w:initials="D">
    <w:p w:rsidR="00D57BC4" w:rsidRDefault="00D57BC4">
      <w:pPr>
        <w:pStyle w:val="Kommentartext"/>
      </w:pPr>
      <w:r>
        <w:rPr>
          <w:rStyle w:val="Kommentarzeichen"/>
        </w:rPr>
        <w:annotationRef/>
      </w:r>
      <w:r>
        <w:t>einfügen</w:t>
      </w:r>
    </w:p>
  </w:comment>
  <w:comment w:id="122" w:author="Dennis" w:date="2014-05-03T09:58:00Z" w:initials="D">
    <w:p w:rsidR="00D57BC4" w:rsidRDefault="00D57BC4">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D57BC4" w:rsidRDefault="00D57BC4">
      <w:pPr>
        <w:pStyle w:val="Kommentartext"/>
      </w:pPr>
    </w:p>
    <w:p w:rsidR="00D57BC4" w:rsidRDefault="00D57BC4">
      <w:pPr>
        <w:pStyle w:val="Kommentartext"/>
      </w:pPr>
      <w:r>
        <w:t>mit Bilder Nao in Folge</w:t>
      </w:r>
    </w:p>
    <w:p w:rsidR="00D57BC4" w:rsidRDefault="00D57BC4" w:rsidP="008924EF">
      <w:pPr>
        <w:pStyle w:val="Kommentartext"/>
        <w:numPr>
          <w:ilvl w:val="0"/>
          <w:numId w:val="38"/>
        </w:numPr>
      </w:pPr>
      <w:r>
        <w:t>Startposition</w:t>
      </w:r>
    </w:p>
    <w:p w:rsidR="00D57BC4" w:rsidRDefault="00D57BC4" w:rsidP="008924EF">
      <w:pPr>
        <w:pStyle w:val="Kommentartext"/>
        <w:numPr>
          <w:ilvl w:val="0"/>
          <w:numId w:val="38"/>
        </w:numPr>
      </w:pPr>
      <w:r>
        <w:t>Arme nach Außen</w:t>
      </w:r>
    </w:p>
    <w:p w:rsidR="00D57BC4" w:rsidRDefault="00D57BC4" w:rsidP="008924EF">
      <w:pPr>
        <w:pStyle w:val="Kommentartext"/>
        <w:numPr>
          <w:ilvl w:val="0"/>
          <w:numId w:val="38"/>
        </w:numPr>
      </w:pPr>
      <w:r>
        <w:t>Arme anwinkeln</w:t>
      </w:r>
    </w:p>
    <w:p w:rsidR="00D57BC4" w:rsidRDefault="00D57BC4">
      <w:pPr>
        <w:pStyle w:val="Kommentartext"/>
      </w:pPr>
    </w:p>
    <w:p w:rsidR="00D57BC4" w:rsidRDefault="00D57BC4" w:rsidP="000C62D4">
      <w:pPr>
        <w:pStyle w:val="Kommentartext"/>
      </w:pPr>
      <w:proofErr w:type="spellStart"/>
      <w:r>
        <w:t>goToPosture</w:t>
      </w:r>
      <w:proofErr w:type="spellEnd"/>
      <w:r>
        <w:t>=non-</w:t>
      </w:r>
      <w:proofErr w:type="spellStart"/>
      <w:r>
        <w:t>blocking</w:t>
      </w:r>
      <w:proofErr w:type="spellEnd"/>
    </w:p>
    <w:p w:rsidR="00D57BC4" w:rsidRDefault="00D57BC4" w:rsidP="000C62D4">
      <w:pPr>
        <w:pStyle w:val="Kommentartext"/>
      </w:pPr>
      <w:proofErr w:type="spellStart"/>
      <w:r>
        <w:t>angleInterpolationWithSpeed</w:t>
      </w:r>
      <w:proofErr w:type="spellEnd"/>
      <w:r>
        <w:t>=</w:t>
      </w:r>
      <w:proofErr w:type="spellStart"/>
      <w:r>
        <w:t>blocking</w:t>
      </w:r>
      <w:proofErr w:type="spellEnd"/>
    </w:p>
  </w:comment>
  <w:comment w:id="125" w:author="Dennis" w:date="2014-05-03T10:25:00Z" w:initials="D">
    <w:p w:rsidR="00D57BC4" w:rsidRDefault="00D57BC4">
      <w:pPr>
        <w:pStyle w:val="Kommentartext"/>
      </w:pPr>
      <w:r>
        <w:rPr>
          <w:rStyle w:val="Kommentarzeichen"/>
        </w:rPr>
        <w:annotationRef/>
      </w:r>
      <w:r>
        <w:t>Bilder einfügen</w:t>
      </w:r>
    </w:p>
  </w:comment>
  <w:comment w:id="126" w:author="Dennis" w:date="2014-05-03T10:25:00Z" w:initials="D">
    <w:p w:rsidR="00D57BC4" w:rsidRDefault="00D57BC4">
      <w:pPr>
        <w:pStyle w:val="Kommentartext"/>
      </w:pPr>
      <w:r>
        <w:rPr>
          <w:rStyle w:val="Kommentarzeichen"/>
        </w:rPr>
        <w:annotationRef/>
      </w:r>
      <w:r>
        <w:t>Verweis einfügen</w:t>
      </w:r>
    </w:p>
  </w:comment>
  <w:comment w:id="127" w:author="Dennis" w:date="2014-05-03T10:26:00Z" w:initials="D">
    <w:p w:rsidR="00D57BC4" w:rsidRDefault="00D57BC4" w:rsidP="00A5637C">
      <w:pPr>
        <w:pStyle w:val="Kommentartext"/>
      </w:pPr>
      <w:r>
        <w:rPr>
          <w:rStyle w:val="Kommentarzeichen"/>
        </w:rPr>
        <w:annotationRef/>
      </w:r>
      <w:r>
        <w:t>Verweis einfügen</w:t>
      </w:r>
    </w:p>
  </w:comment>
  <w:comment w:id="128" w:author="Dennis" w:date="2014-05-03T10:31:00Z" w:initials="D">
    <w:p w:rsidR="00D57BC4" w:rsidRDefault="00D57BC4">
      <w:pPr>
        <w:pStyle w:val="Kommentartext"/>
      </w:pPr>
      <w:r>
        <w:rPr>
          <w:rStyle w:val="Kommentarzeichen"/>
        </w:rPr>
        <w:annotationRef/>
      </w:r>
      <w:r>
        <w:t>Verweis einfügen</w:t>
      </w:r>
    </w:p>
  </w:comment>
  <w:comment w:id="130" w:author="Karolin" w:date="2014-05-04T22:08:00Z" w:initials="K">
    <w:p w:rsidR="00D57BC4" w:rsidRDefault="00D57BC4">
      <w:pPr>
        <w:pStyle w:val="Kommentartext"/>
      </w:pPr>
      <w:r>
        <w:rPr>
          <w:rStyle w:val="Kommentarzeichen"/>
        </w:rPr>
        <w:annotationRef/>
      </w:r>
      <w:r>
        <w:t>Noch zu füllen</w:t>
      </w:r>
    </w:p>
  </w:comment>
  <w:comment w:id="132" w:author="Dennis" w:date="2014-05-04T22:31:00Z" w:initials="D">
    <w:p w:rsidR="00D57BC4" w:rsidRDefault="00D57BC4">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D57BC4" w:rsidRDefault="00D57BC4">
      <w:pPr>
        <w:pStyle w:val="Kommentartext"/>
      </w:pPr>
    </w:p>
    <w:p w:rsidR="00D57BC4" w:rsidRDefault="00D57BC4">
      <w:pPr>
        <w:pStyle w:val="Kommentartext"/>
      </w:pPr>
      <w:r>
        <w:t>Hatten wir doch zusammen gemacht?!!! Weiß nicht was ich da schreiben soll..</w:t>
      </w:r>
    </w:p>
    <w:p w:rsidR="00D57BC4" w:rsidRDefault="00D57BC4">
      <w:pPr>
        <w:pStyle w:val="Kommentartext"/>
      </w:pPr>
    </w:p>
    <w:p w:rsidR="00D57BC4" w:rsidRDefault="00D57BC4">
      <w:pPr>
        <w:pStyle w:val="Kommentartext"/>
      </w:pPr>
      <w:r>
        <w:t xml:space="preserve">Gut dann machen wir das morgen gemeinsam </w:t>
      </w:r>
      <w:r>
        <w:sym w:font="Wingdings" w:char="F04A"/>
      </w:r>
      <w:r>
        <w:t xml:space="preserve"> mit Codebeispielen</w:t>
      </w:r>
    </w:p>
  </w:comment>
  <w:comment w:id="134" w:author="Karolin" w:date="2014-05-04T22:18:00Z" w:initials="K">
    <w:p w:rsidR="00D57BC4" w:rsidRDefault="00D57BC4">
      <w:pPr>
        <w:pStyle w:val="Kommentartext"/>
      </w:pPr>
      <w:r>
        <w:rPr>
          <w:rStyle w:val="Kommentarzeichen"/>
        </w:rPr>
        <w:annotationRef/>
      </w:r>
      <w:r>
        <w:t>Noch Code von getrennten Knochen einfügen</w:t>
      </w:r>
    </w:p>
  </w:comment>
  <w:comment w:id="138" w:author="Karolin" w:date="2014-05-04T22:20:00Z" w:initials="K">
    <w:p w:rsidR="00D57BC4" w:rsidRDefault="00D57BC4">
      <w:pPr>
        <w:pStyle w:val="Kommentartext"/>
      </w:pPr>
      <w:r>
        <w:rPr>
          <w:rStyle w:val="Kommentarzeichen"/>
        </w:rPr>
        <w:annotationRef/>
      </w:r>
      <w:r>
        <w:t>Beispiel im Code zeigen</w:t>
      </w:r>
    </w:p>
  </w:comment>
  <w:comment w:id="144" w:author="Karolin Edigkaufer" w:date="2014-03-16T13:46:00Z" w:initials="KE">
    <w:p w:rsidR="00D57BC4" w:rsidRDefault="00D57BC4">
      <w:pPr>
        <w:pStyle w:val="Kommentartext"/>
      </w:pPr>
      <w:r>
        <w:rPr>
          <w:rStyle w:val="Kommentarzeichen"/>
        </w:rPr>
        <w:annotationRef/>
      </w:r>
      <w:proofErr w:type="spellStart"/>
      <w:r>
        <w:t>Evtl</w:t>
      </w:r>
      <w:proofErr w:type="spellEnd"/>
      <w:r>
        <w:t xml:space="preserve"> Bild</w:t>
      </w:r>
    </w:p>
  </w:comment>
  <w:comment w:id="146" w:author="Dennis" w:date="2014-05-04T22:17:00Z" w:initials="D">
    <w:p w:rsidR="00D57BC4" w:rsidRDefault="00D57BC4">
      <w:pPr>
        <w:pStyle w:val="Kommentartext"/>
      </w:pPr>
      <w:r>
        <w:rPr>
          <w:rStyle w:val="Kommentarzeichen"/>
        </w:rPr>
        <w:annotationRef/>
      </w:r>
      <w:r>
        <w:t>Evtl. eine Tabelle erstellen?? Siehe unten, wäre dann leider auch ein neues Verzeichnis, was wir oben einfügen müssten</w:t>
      </w:r>
    </w:p>
  </w:comment>
  <w:comment w:id="147" w:author="Dennis" w:date="2014-05-03T10:55:00Z" w:initials="D">
    <w:p w:rsidR="00D57BC4" w:rsidRDefault="00D57BC4">
      <w:pPr>
        <w:pStyle w:val="Kommentartext"/>
      </w:pPr>
      <w:r>
        <w:rPr>
          <w:rStyle w:val="Kommentarzeichen"/>
        </w:rPr>
        <w:annotationRef/>
      </w:r>
      <w:proofErr w:type="spellStart"/>
      <w:r>
        <w:t>ToDo</w:t>
      </w:r>
      <w:proofErr w:type="spellEnd"/>
    </w:p>
  </w:comment>
  <w:comment w:id="149" w:author="Dennis" w:date="2014-05-04T22:15:00Z" w:initials="D">
    <w:p w:rsidR="00D57BC4" w:rsidRDefault="00D57BC4">
      <w:pPr>
        <w:pStyle w:val="Kommentartext"/>
      </w:pPr>
      <w:r>
        <w:rPr>
          <w:rStyle w:val="Kommentarzeichen"/>
        </w:rPr>
        <w:annotationRef/>
      </w:r>
      <w:r>
        <w:t>Anwendungsszenario: Tanzlehrer, Physiotherapeut</w:t>
      </w:r>
    </w:p>
    <w:p w:rsidR="00D57BC4" w:rsidRDefault="00D57BC4">
      <w:pPr>
        <w:pStyle w:val="Kommentartext"/>
      </w:pPr>
    </w:p>
    <w:p w:rsidR="00D57BC4" w:rsidRDefault="00D57BC4">
      <w:pPr>
        <w:pStyle w:val="Kommentartext"/>
      </w:pPr>
      <w:r>
        <w:t xml:space="preserve">Und aufgetretene Probleme, wie man weiter machen könnte, was man beim nächsten </w:t>
      </w:r>
      <w:proofErr w:type="spellStart"/>
      <w:r>
        <w:t>ma</w:t>
      </w:r>
      <w:proofErr w:type="spellEnd"/>
      <w:r>
        <w:t xml:space="preserve"> anders machen würde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CAE" w:rsidRDefault="00E27CAE" w:rsidP="006731D8">
      <w:pPr>
        <w:spacing w:line="240" w:lineRule="auto"/>
        <w:rPr>
          <w:rFonts w:cs="Times New Roman"/>
        </w:rPr>
      </w:pPr>
      <w:r>
        <w:rPr>
          <w:rFonts w:cs="Times New Roman"/>
        </w:rPr>
        <w:separator/>
      </w:r>
    </w:p>
  </w:endnote>
  <w:endnote w:type="continuationSeparator" w:id="0">
    <w:p w:rsidR="00E27CAE" w:rsidRDefault="00E27CAE"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7F3EB754" wp14:editId="240C0F9F">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D57BC4" w:rsidRDefault="00D57BC4" w:rsidP="00CA2840">
    <w:pPr>
      <w:pStyle w:val="Fuzeile"/>
      <w:jc w:val="center"/>
    </w:pPr>
  </w:p>
  <w:p w:rsidR="00D57BC4" w:rsidRPr="00535669" w:rsidRDefault="00D57BC4"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504E8B">
      <w:rPr>
        <w:noProof/>
        <w:color w:val="A6A6A6" w:themeColor="background1" w:themeShade="A6"/>
      </w:rPr>
      <w:t>VIII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027F3730" wp14:editId="6574CDC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010E25">
      <w:rPr>
        <w:noProof/>
        <w:color w:val="A6A6A6" w:themeColor="background1" w:themeShade="A6"/>
      </w:rPr>
      <w:t>17</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A85C5B">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CAE" w:rsidRDefault="00E27CAE" w:rsidP="006731D8">
      <w:pPr>
        <w:spacing w:line="240" w:lineRule="auto"/>
        <w:rPr>
          <w:rFonts w:cs="Times New Roman"/>
        </w:rPr>
      </w:pPr>
      <w:r>
        <w:rPr>
          <w:rFonts w:cs="Times New Roman"/>
        </w:rPr>
        <w:separator/>
      </w:r>
    </w:p>
  </w:footnote>
  <w:footnote w:type="continuationSeparator" w:id="0">
    <w:p w:rsidR="00E27CAE" w:rsidRDefault="00E27CAE"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D57BC4" w:rsidRPr="00DF56CD" w:rsidRDefault="00D57BC4"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7A01ECC" wp14:editId="14CA46C9">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DF56CD" w:rsidRDefault="00D57BC4" w:rsidP="00F815B5">
    <w:pPr>
      <w:pStyle w:val="Kopfzeile"/>
      <w:jc w:val="center"/>
    </w:pPr>
    <w:r>
      <w:rPr>
        <w:noProof/>
      </w:rPr>
      <w:drawing>
        <wp:anchor distT="0" distB="0" distL="114300" distR="114300" simplePos="0" relativeHeight="251681280" behindDoc="0" locked="0" layoutInCell="1" allowOverlap="1" wp14:anchorId="7DC01535" wp14:editId="4CFA9946">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CC262D" w:rsidRDefault="00D57BC4"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5CDC4028" wp14:editId="08962111">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010E25">
        <w:rPr>
          <w:noProof/>
        </w:rPr>
        <w:t>Grundlagen</w:t>
      </w:r>
    </w:fldSimple>
    <w:bookmarkStart w:id="150" w:name="_Toc262116031"/>
    <w:bookmarkEnd w:id="15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D57BC4" w:rsidRPr="00CC262D" w:rsidRDefault="00D57BC4"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9">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19"/>
  </w:num>
  <w:num w:numId="4">
    <w:abstractNumId w:val="1"/>
  </w:num>
  <w:num w:numId="5">
    <w:abstractNumId w:val="21"/>
  </w:num>
  <w:num w:numId="6">
    <w:abstractNumId w:val="2"/>
    <w:lvlOverride w:ilvl="1">
      <w:startOverride w:val="1"/>
    </w:lvlOverride>
  </w:num>
  <w:num w:numId="7">
    <w:abstractNumId w:val="2"/>
    <w:lvlOverride w:ilvl="1">
      <w:startOverride w:val="2"/>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2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8"/>
  </w:num>
  <w:num w:numId="25">
    <w:abstractNumId w:val="9"/>
  </w:num>
  <w:num w:numId="26">
    <w:abstractNumId w:val="5"/>
  </w:num>
  <w:num w:numId="27">
    <w:abstractNumId w:val="17"/>
  </w:num>
  <w:num w:numId="28">
    <w:abstractNumId w:val="20"/>
  </w:num>
  <w:num w:numId="29">
    <w:abstractNumId w:val="15"/>
  </w:num>
  <w:num w:numId="30">
    <w:abstractNumId w:val="15"/>
  </w:num>
  <w:num w:numId="31">
    <w:abstractNumId w:val="15"/>
  </w:num>
  <w:num w:numId="32">
    <w:abstractNumId w:val="10"/>
  </w:num>
  <w:num w:numId="33">
    <w:abstractNumId w:val="7"/>
  </w:num>
  <w:num w:numId="34">
    <w:abstractNumId w:val="4"/>
  </w:num>
  <w:num w:numId="35">
    <w:abstractNumId w:val="0"/>
  </w:num>
  <w:num w:numId="36">
    <w:abstractNumId w:val="16"/>
  </w:num>
  <w:num w:numId="37">
    <w:abstractNumId w:val="8"/>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6D25"/>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27CAE"/>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DE9E1714-6ABF-4D29-B4DE-B63131550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8136</Words>
  <Characters>51258</Characters>
  <Application>Microsoft Office Word</Application>
  <DocSecurity>0</DocSecurity>
  <Lines>427</Lines>
  <Paragraphs>118</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59276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214</cp:revision>
  <cp:lastPrinted>2013-09-09T13:41:00Z</cp:lastPrinted>
  <dcterms:created xsi:type="dcterms:W3CDTF">2014-03-05T14:31:00Z</dcterms:created>
  <dcterms:modified xsi:type="dcterms:W3CDTF">2014-05-05T15:21:00Z</dcterms:modified>
</cp:coreProperties>
</file>