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9.jpg" ContentType="image/png"/>
  <Override PartName="/word/comments.xml" ContentType="application/vnd.openxmlformats-officedocument.wordprocessingml.comments+xml"/>
  <Override PartName="/word/media/image11.jp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für humanoide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lastRenderedPageBreak/>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066315"/>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066316"/>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D57BC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066292" w:history="1">
        <w:r w:rsidR="00D57BC4" w:rsidRPr="002F0C87">
          <w:rPr>
            <w:rStyle w:val="Hyperlink"/>
            <w:noProof/>
          </w:rPr>
          <w:t>Abb. 1: Die Sensoren der Kinect [8]</w:t>
        </w:r>
        <w:r w:rsidR="00D57BC4">
          <w:rPr>
            <w:noProof/>
            <w:webHidden/>
          </w:rPr>
          <w:tab/>
        </w:r>
        <w:r w:rsidR="00D57BC4">
          <w:rPr>
            <w:noProof/>
            <w:webHidden/>
          </w:rPr>
          <w:fldChar w:fldCharType="begin"/>
        </w:r>
        <w:r w:rsidR="00D57BC4">
          <w:rPr>
            <w:noProof/>
            <w:webHidden/>
          </w:rPr>
          <w:instrText xml:space="preserve"> PAGEREF _Toc387066292 \h </w:instrText>
        </w:r>
        <w:r w:rsidR="00D57BC4">
          <w:rPr>
            <w:noProof/>
            <w:webHidden/>
          </w:rPr>
        </w:r>
        <w:r w:rsidR="00D57BC4">
          <w:rPr>
            <w:noProof/>
            <w:webHidden/>
          </w:rPr>
          <w:fldChar w:fldCharType="separate"/>
        </w:r>
        <w:r w:rsidR="00D57BC4">
          <w:rPr>
            <w:noProof/>
            <w:webHidden/>
          </w:rPr>
          <w:t>4</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3" w:history="1">
        <w:r w:rsidR="00D57BC4" w:rsidRPr="002F0C87">
          <w:rPr>
            <w:rStyle w:val="Hyperlink"/>
            <w:noProof/>
          </w:rPr>
          <w:t>Abb. 2: Skeleton mit 20 Punkten [9]</w:t>
        </w:r>
        <w:r w:rsidR="00D57BC4">
          <w:rPr>
            <w:noProof/>
            <w:webHidden/>
          </w:rPr>
          <w:tab/>
        </w:r>
        <w:r w:rsidR="00D57BC4">
          <w:rPr>
            <w:noProof/>
            <w:webHidden/>
          </w:rPr>
          <w:fldChar w:fldCharType="begin"/>
        </w:r>
        <w:r w:rsidR="00D57BC4">
          <w:rPr>
            <w:noProof/>
            <w:webHidden/>
          </w:rPr>
          <w:instrText xml:space="preserve"> PAGEREF _Toc387066293 \h </w:instrText>
        </w:r>
        <w:r w:rsidR="00D57BC4">
          <w:rPr>
            <w:noProof/>
            <w:webHidden/>
          </w:rPr>
        </w:r>
        <w:r w:rsidR="00D57BC4">
          <w:rPr>
            <w:noProof/>
            <w:webHidden/>
          </w:rPr>
          <w:fldChar w:fldCharType="separate"/>
        </w:r>
        <w:r w:rsidR="00D57BC4">
          <w:rPr>
            <w:noProof/>
            <w:webHidden/>
          </w:rPr>
          <w:t>5</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4" w:history="1">
        <w:r w:rsidR="00D57BC4" w:rsidRPr="002F0C87">
          <w:rPr>
            <w:rStyle w:val="Hyperlink"/>
            <w:noProof/>
          </w:rPr>
          <w:t>Abb. 3: Kinect Developer Toolkit</w:t>
        </w:r>
        <w:r w:rsidR="00D57BC4">
          <w:rPr>
            <w:noProof/>
            <w:webHidden/>
          </w:rPr>
          <w:tab/>
        </w:r>
        <w:r w:rsidR="00D57BC4">
          <w:rPr>
            <w:noProof/>
            <w:webHidden/>
          </w:rPr>
          <w:fldChar w:fldCharType="begin"/>
        </w:r>
        <w:r w:rsidR="00D57BC4">
          <w:rPr>
            <w:noProof/>
            <w:webHidden/>
          </w:rPr>
          <w:instrText xml:space="preserve"> PAGEREF _Toc387066294 \h </w:instrText>
        </w:r>
        <w:r w:rsidR="00D57BC4">
          <w:rPr>
            <w:noProof/>
            <w:webHidden/>
          </w:rPr>
        </w:r>
        <w:r w:rsidR="00D57BC4">
          <w:rPr>
            <w:noProof/>
            <w:webHidden/>
          </w:rPr>
          <w:fldChar w:fldCharType="separate"/>
        </w:r>
        <w:r w:rsidR="00D57BC4">
          <w:rPr>
            <w:noProof/>
            <w:webHidden/>
          </w:rPr>
          <w:t>7</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5" w:history="1">
        <w:r w:rsidR="00D57BC4" w:rsidRPr="002F0C87">
          <w:rPr>
            <w:rStyle w:val="Hyperlink"/>
            <w:noProof/>
          </w:rPr>
          <w:t>Abb. 4: Kinect Explorer-WPF</w:t>
        </w:r>
        <w:r w:rsidR="00D57BC4">
          <w:rPr>
            <w:noProof/>
            <w:webHidden/>
          </w:rPr>
          <w:tab/>
        </w:r>
        <w:r w:rsidR="00D57BC4">
          <w:rPr>
            <w:noProof/>
            <w:webHidden/>
          </w:rPr>
          <w:fldChar w:fldCharType="begin"/>
        </w:r>
        <w:r w:rsidR="00D57BC4">
          <w:rPr>
            <w:noProof/>
            <w:webHidden/>
          </w:rPr>
          <w:instrText xml:space="preserve"> PAGEREF _Toc387066295 \h </w:instrText>
        </w:r>
        <w:r w:rsidR="00D57BC4">
          <w:rPr>
            <w:noProof/>
            <w:webHidden/>
          </w:rPr>
        </w:r>
        <w:r w:rsidR="00D57BC4">
          <w:rPr>
            <w:noProof/>
            <w:webHidden/>
          </w:rPr>
          <w:fldChar w:fldCharType="separate"/>
        </w:r>
        <w:r w:rsidR="00D57BC4">
          <w:rPr>
            <w:noProof/>
            <w:webHidden/>
          </w:rPr>
          <w:t>8</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6" w:history="1">
        <w:r w:rsidR="00D57BC4" w:rsidRPr="002F0C87">
          <w:rPr>
            <w:rStyle w:val="Hyperlink"/>
            <w:noProof/>
          </w:rPr>
          <w:t>Abb. 5: Roll - Nick - Gier - Winkel / Roll - Pitch - Yaw - Winkel [15]</w:t>
        </w:r>
        <w:r w:rsidR="00D57BC4">
          <w:rPr>
            <w:noProof/>
            <w:webHidden/>
          </w:rPr>
          <w:tab/>
        </w:r>
        <w:r w:rsidR="00D57BC4">
          <w:rPr>
            <w:noProof/>
            <w:webHidden/>
          </w:rPr>
          <w:fldChar w:fldCharType="begin"/>
        </w:r>
        <w:r w:rsidR="00D57BC4">
          <w:rPr>
            <w:noProof/>
            <w:webHidden/>
          </w:rPr>
          <w:instrText xml:space="preserve"> PAGEREF _Toc387066296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7" w:history="1">
        <w:r w:rsidR="00D57BC4" w:rsidRPr="002F0C87">
          <w:rPr>
            <w:rStyle w:val="Hyperlink"/>
            <w:noProof/>
          </w:rPr>
          <w:t>Abb. 6: Die Lage der Motoren beim Nao [14]</w:t>
        </w:r>
        <w:r w:rsidR="00D57BC4">
          <w:rPr>
            <w:noProof/>
            <w:webHidden/>
          </w:rPr>
          <w:tab/>
        </w:r>
        <w:r w:rsidR="00D57BC4">
          <w:rPr>
            <w:noProof/>
            <w:webHidden/>
          </w:rPr>
          <w:fldChar w:fldCharType="begin"/>
        </w:r>
        <w:r w:rsidR="00D57BC4">
          <w:rPr>
            <w:noProof/>
            <w:webHidden/>
          </w:rPr>
          <w:instrText xml:space="preserve"> PAGEREF _Toc387066297 \h </w:instrText>
        </w:r>
        <w:r w:rsidR="00D57BC4">
          <w:rPr>
            <w:noProof/>
            <w:webHidden/>
          </w:rPr>
        </w:r>
        <w:r w:rsidR="00D57BC4">
          <w:rPr>
            <w:noProof/>
            <w:webHidden/>
          </w:rPr>
          <w:fldChar w:fldCharType="separate"/>
        </w:r>
        <w:r w:rsidR="00D57BC4">
          <w:rPr>
            <w:noProof/>
            <w:webHidden/>
          </w:rPr>
          <w:t>11</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8" w:history="1">
        <w:r w:rsidR="00D57BC4" w:rsidRPr="002F0C87">
          <w:rPr>
            <w:rStyle w:val="Hyperlink"/>
            <w:noProof/>
          </w:rPr>
          <w:t>Abb. 7: Die Hardwarekomponenten des Nao [15]</w:t>
        </w:r>
        <w:r w:rsidR="00D57BC4">
          <w:rPr>
            <w:noProof/>
            <w:webHidden/>
          </w:rPr>
          <w:tab/>
        </w:r>
        <w:r w:rsidR="00D57BC4">
          <w:rPr>
            <w:noProof/>
            <w:webHidden/>
          </w:rPr>
          <w:fldChar w:fldCharType="begin"/>
        </w:r>
        <w:r w:rsidR="00D57BC4">
          <w:rPr>
            <w:noProof/>
            <w:webHidden/>
          </w:rPr>
          <w:instrText xml:space="preserve"> PAGEREF _Toc387066298 \h </w:instrText>
        </w:r>
        <w:r w:rsidR="00D57BC4">
          <w:rPr>
            <w:noProof/>
            <w:webHidden/>
          </w:rPr>
        </w:r>
        <w:r w:rsidR="00D57BC4">
          <w:rPr>
            <w:noProof/>
            <w:webHidden/>
          </w:rPr>
          <w:fldChar w:fldCharType="separate"/>
        </w:r>
        <w:r w:rsidR="00D57BC4">
          <w:rPr>
            <w:noProof/>
            <w:webHidden/>
          </w:rPr>
          <w:t>13</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299" w:history="1">
        <w:r w:rsidR="00D57BC4" w:rsidRPr="002F0C87">
          <w:rPr>
            <w:rStyle w:val="Hyperlink"/>
            <w:noProof/>
          </w:rPr>
          <w:t>Abb. 8: Nao Software</w:t>
        </w:r>
        <w:r w:rsidR="00D57BC4">
          <w:rPr>
            <w:noProof/>
            <w:webHidden/>
          </w:rPr>
          <w:tab/>
        </w:r>
        <w:r w:rsidR="00D57BC4">
          <w:rPr>
            <w:noProof/>
            <w:webHidden/>
          </w:rPr>
          <w:fldChar w:fldCharType="begin"/>
        </w:r>
        <w:r w:rsidR="00D57BC4">
          <w:rPr>
            <w:noProof/>
            <w:webHidden/>
          </w:rPr>
          <w:instrText xml:space="preserve"> PAGEREF _Toc387066299 \h </w:instrText>
        </w:r>
        <w:r w:rsidR="00D57BC4">
          <w:rPr>
            <w:noProof/>
            <w:webHidden/>
          </w:rPr>
        </w:r>
        <w:r w:rsidR="00D57BC4">
          <w:rPr>
            <w:noProof/>
            <w:webHidden/>
          </w:rPr>
          <w:fldChar w:fldCharType="separate"/>
        </w:r>
        <w:r w:rsidR="00D57BC4">
          <w:rPr>
            <w:noProof/>
            <w:webHidden/>
          </w:rPr>
          <w:t>14</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0" w:history="1">
        <w:r w:rsidR="00D57BC4" w:rsidRPr="002F0C87">
          <w:rPr>
            <w:rStyle w:val="Hyperlink"/>
            <w:noProof/>
          </w:rPr>
          <w:t>Abb. 9: Choreographe</w:t>
        </w:r>
        <w:r w:rsidR="00D57BC4">
          <w:rPr>
            <w:noProof/>
            <w:webHidden/>
          </w:rPr>
          <w:tab/>
        </w:r>
        <w:r w:rsidR="00D57BC4">
          <w:rPr>
            <w:noProof/>
            <w:webHidden/>
          </w:rPr>
          <w:fldChar w:fldCharType="begin"/>
        </w:r>
        <w:r w:rsidR="00D57BC4">
          <w:rPr>
            <w:noProof/>
            <w:webHidden/>
          </w:rPr>
          <w:instrText xml:space="preserve"> PAGEREF _Toc387066300 \h </w:instrText>
        </w:r>
        <w:r w:rsidR="00D57BC4">
          <w:rPr>
            <w:noProof/>
            <w:webHidden/>
          </w:rPr>
        </w:r>
        <w:r w:rsidR="00D57BC4">
          <w:rPr>
            <w:noProof/>
            <w:webHidden/>
          </w:rPr>
          <w:fldChar w:fldCharType="separate"/>
        </w:r>
        <w:r w:rsidR="00D57BC4">
          <w:rPr>
            <w:noProof/>
            <w:webHidden/>
          </w:rPr>
          <w:t>15</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1" w:history="1">
        <w:r w:rsidR="00D57BC4" w:rsidRPr="002F0C87">
          <w:rPr>
            <w:rStyle w:val="Hyperlink"/>
            <w:noProof/>
          </w:rPr>
          <w:t>Abb. 10: Nao Programmiersprachen</w:t>
        </w:r>
        <w:r w:rsidR="00D57BC4">
          <w:rPr>
            <w:noProof/>
            <w:webHidden/>
          </w:rPr>
          <w:tab/>
        </w:r>
        <w:r w:rsidR="00D57BC4">
          <w:rPr>
            <w:noProof/>
            <w:webHidden/>
          </w:rPr>
          <w:fldChar w:fldCharType="begin"/>
        </w:r>
        <w:r w:rsidR="00D57BC4">
          <w:rPr>
            <w:noProof/>
            <w:webHidden/>
          </w:rPr>
          <w:instrText xml:space="preserve"> PAGEREF _Toc387066301 \h </w:instrText>
        </w:r>
        <w:r w:rsidR="00D57BC4">
          <w:rPr>
            <w:noProof/>
            <w:webHidden/>
          </w:rPr>
        </w:r>
        <w:r w:rsidR="00D57BC4">
          <w:rPr>
            <w:noProof/>
            <w:webHidden/>
          </w:rPr>
          <w:fldChar w:fldCharType="separate"/>
        </w:r>
        <w:r w:rsidR="00D57BC4">
          <w:rPr>
            <w:noProof/>
            <w:webHidden/>
          </w:rPr>
          <w:t>15</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2" w:history="1">
        <w:r w:rsidR="00D57BC4" w:rsidRPr="002F0C87">
          <w:rPr>
            <w:rStyle w:val="Hyperlink"/>
            <w:noProof/>
          </w:rPr>
          <w:t>Abb. 11: Nao Bibliothek nutzen</w:t>
        </w:r>
        <w:r w:rsidR="00D57BC4">
          <w:rPr>
            <w:noProof/>
            <w:webHidden/>
          </w:rPr>
          <w:tab/>
        </w:r>
        <w:r w:rsidR="00D57BC4">
          <w:rPr>
            <w:noProof/>
            <w:webHidden/>
          </w:rPr>
          <w:fldChar w:fldCharType="begin"/>
        </w:r>
        <w:r w:rsidR="00D57BC4">
          <w:rPr>
            <w:noProof/>
            <w:webHidden/>
          </w:rPr>
          <w:instrText xml:space="preserve"> PAGEREF _Toc387066302 \h </w:instrText>
        </w:r>
        <w:r w:rsidR="00D57BC4">
          <w:rPr>
            <w:noProof/>
            <w:webHidden/>
          </w:rPr>
        </w:r>
        <w:r w:rsidR="00D57BC4">
          <w:rPr>
            <w:noProof/>
            <w:webHidden/>
          </w:rPr>
          <w:fldChar w:fldCharType="separate"/>
        </w:r>
        <w:r w:rsidR="00D57BC4">
          <w:rPr>
            <w:noProof/>
            <w:webHidden/>
          </w:rPr>
          <w:t>16</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3" w:history="1">
        <w:r w:rsidR="00D57BC4" w:rsidRPr="002F0C87">
          <w:rPr>
            <w:rStyle w:val="Hyperlink"/>
            <w:noProof/>
          </w:rPr>
          <w:t>Abb. 12: Threads aus Nutzersicht [24]</w:t>
        </w:r>
        <w:r w:rsidR="00D57BC4">
          <w:rPr>
            <w:noProof/>
            <w:webHidden/>
          </w:rPr>
          <w:tab/>
        </w:r>
        <w:r w:rsidR="00D57BC4">
          <w:rPr>
            <w:noProof/>
            <w:webHidden/>
          </w:rPr>
          <w:fldChar w:fldCharType="begin"/>
        </w:r>
        <w:r w:rsidR="00D57BC4">
          <w:rPr>
            <w:noProof/>
            <w:webHidden/>
          </w:rPr>
          <w:instrText xml:space="preserve"> PAGEREF _Toc387066303 \h </w:instrText>
        </w:r>
        <w:r w:rsidR="00D57BC4">
          <w:rPr>
            <w:noProof/>
            <w:webHidden/>
          </w:rPr>
        </w:r>
        <w:r w:rsidR="00D57BC4">
          <w:rPr>
            <w:noProof/>
            <w:webHidden/>
          </w:rPr>
          <w:fldChar w:fldCharType="separate"/>
        </w:r>
        <w:r w:rsidR="00D57BC4">
          <w:rPr>
            <w:noProof/>
            <w:webHidden/>
          </w:rPr>
          <w:t>18</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4" w:history="1">
        <w:r w:rsidR="00D57BC4" w:rsidRPr="002F0C87">
          <w:rPr>
            <w:rStyle w:val="Hyperlink"/>
            <w:noProof/>
          </w:rPr>
          <w:t>Abb. 13: Threads im Vergleich zu Prozessen [25]</w:t>
        </w:r>
        <w:r w:rsidR="00D57BC4">
          <w:rPr>
            <w:noProof/>
            <w:webHidden/>
          </w:rPr>
          <w:tab/>
        </w:r>
        <w:r w:rsidR="00D57BC4">
          <w:rPr>
            <w:noProof/>
            <w:webHidden/>
          </w:rPr>
          <w:fldChar w:fldCharType="begin"/>
        </w:r>
        <w:r w:rsidR="00D57BC4">
          <w:rPr>
            <w:noProof/>
            <w:webHidden/>
          </w:rPr>
          <w:instrText xml:space="preserve"> PAGEREF _Toc387066304 \h </w:instrText>
        </w:r>
        <w:r w:rsidR="00D57BC4">
          <w:rPr>
            <w:noProof/>
            <w:webHidden/>
          </w:rPr>
        </w:r>
        <w:r w:rsidR="00D57BC4">
          <w:rPr>
            <w:noProof/>
            <w:webHidden/>
          </w:rPr>
          <w:fldChar w:fldCharType="separate"/>
        </w:r>
        <w:r w:rsidR="00D57BC4">
          <w:rPr>
            <w:noProof/>
            <w:webHidden/>
          </w:rPr>
          <w:t>19</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5" w:history="1">
        <w:r w:rsidR="00D57BC4" w:rsidRPr="002F0C87">
          <w:rPr>
            <w:rStyle w:val="Hyperlink"/>
            <w:noProof/>
          </w:rPr>
          <w:t>Abb. 14: Zustände von Threads [25]</w:t>
        </w:r>
        <w:r w:rsidR="00D57BC4">
          <w:rPr>
            <w:noProof/>
            <w:webHidden/>
          </w:rPr>
          <w:tab/>
        </w:r>
        <w:r w:rsidR="00D57BC4">
          <w:rPr>
            <w:noProof/>
            <w:webHidden/>
          </w:rPr>
          <w:fldChar w:fldCharType="begin"/>
        </w:r>
        <w:r w:rsidR="00D57BC4">
          <w:rPr>
            <w:noProof/>
            <w:webHidden/>
          </w:rPr>
          <w:instrText xml:space="preserve"> PAGEREF _Toc387066305 \h </w:instrText>
        </w:r>
        <w:r w:rsidR="00D57BC4">
          <w:rPr>
            <w:noProof/>
            <w:webHidden/>
          </w:rPr>
        </w:r>
        <w:r w:rsidR="00D57BC4">
          <w:rPr>
            <w:noProof/>
            <w:webHidden/>
          </w:rPr>
          <w:fldChar w:fldCharType="separate"/>
        </w:r>
        <w:r w:rsidR="00D57BC4">
          <w:rPr>
            <w:noProof/>
            <w:webHidden/>
          </w:rPr>
          <w:t>19</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6" w:history="1">
        <w:r w:rsidR="00D57BC4" w:rsidRPr="002F0C87">
          <w:rPr>
            <w:rStyle w:val="Hyperlink"/>
            <w:noProof/>
          </w:rPr>
          <w:t>Abb. 15: Code Map</w:t>
        </w:r>
        <w:r w:rsidR="00D57BC4">
          <w:rPr>
            <w:noProof/>
            <w:webHidden/>
          </w:rPr>
          <w:tab/>
        </w:r>
        <w:r w:rsidR="00D57BC4">
          <w:rPr>
            <w:noProof/>
            <w:webHidden/>
          </w:rPr>
          <w:fldChar w:fldCharType="begin"/>
        </w:r>
        <w:r w:rsidR="00D57BC4">
          <w:rPr>
            <w:noProof/>
            <w:webHidden/>
          </w:rPr>
          <w:instrText xml:space="preserve"> PAGEREF _Toc387066306 \h </w:instrText>
        </w:r>
        <w:r w:rsidR="00D57BC4">
          <w:rPr>
            <w:noProof/>
            <w:webHidden/>
          </w:rPr>
        </w:r>
        <w:r w:rsidR="00D57BC4">
          <w:rPr>
            <w:noProof/>
            <w:webHidden/>
          </w:rPr>
          <w:fldChar w:fldCharType="separate"/>
        </w:r>
        <w:r w:rsidR="00D57BC4">
          <w:rPr>
            <w:noProof/>
            <w:webHidden/>
          </w:rPr>
          <w:t>21</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7" w:history="1">
        <w:r w:rsidR="00D57BC4" w:rsidRPr="002F0C87">
          <w:rPr>
            <w:rStyle w:val="Hyperlink"/>
            <w:noProof/>
          </w:rPr>
          <w:t>Abb. 16: Programmablaufplan – erster Teil</w:t>
        </w:r>
        <w:r w:rsidR="00D57BC4">
          <w:rPr>
            <w:noProof/>
            <w:webHidden/>
          </w:rPr>
          <w:tab/>
        </w:r>
        <w:r w:rsidR="00D57BC4">
          <w:rPr>
            <w:noProof/>
            <w:webHidden/>
          </w:rPr>
          <w:fldChar w:fldCharType="begin"/>
        </w:r>
        <w:r w:rsidR="00D57BC4">
          <w:rPr>
            <w:noProof/>
            <w:webHidden/>
          </w:rPr>
          <w:instrText xml:space="preserve"> PAGEREF _Toc387066307 \h </w:instrText>
        </w:r>
        <w:r w:rsidR="00D57BC4">
          <w:rPr>
            <w:noProof/>
            <w:webHidden/>
          </w:rPr>
        </w:r>
        <w:r w:rsidR="00D57BC4">
          <w:rPr>
            <w:noProof/>
            <w:webHidden/>
          </w:rPr>
          <w:fldChar w:fldCharType="separate"/>
        </w:r>
        <w:r w:rsidR="00D57BC4">
          <w:rPr>
            <w:noProof/>
            <w:webHidden/>
          </w:rPr>
          <w:t>24</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8" w:history="1">
        <w:r w:rsidR="00D57BC4" w:rsidRPr="002F0C87">
          <w:rPr>
            <w:rStyle w:val="Hyperlink"/>
            <w:noProof/>
          </w:rPr>
          <w:t>Abb. 17: Programmablaufplan – zweiter Teil</w:t>
        </w:r>
        <w:r w:rsidR="00D57BC4">
          <w:rPr>
            <w:noProof/>
            <w:webHidden/>
          </w:rPr>
          <w:tab/>
        </w:r>
        <w:r w:rsidR="00D57BC4">
          <w:rPr>
            <w:noProof/>
            <w:webHidden/>
          </w:rPr>
          <w:fldChar w:fldCharType="begin"/>
        </w:r>
        <w:r w:rsidR="00D57BC4">
          <w:rPr>
            <w:noProof/>
            <w:webHidden/>
          </w:rPr>
          <w:instrText xml:space="preserve"> PAGEREF _Toc387066308 \h </w:instrText>
        </w:r>
        <w:r w:rsidR="00D57BC4">
          <w:rPr>
            <w:noProof/>
            <w:webHidden/>
          </w:rPr>
        </w:r>
        <w:r w:rsidR="00D57BC4">
          <w:rPr>
            <w:noProof/>
            <w:webHidden/>
          </w:rPr>
          <w:fldChar w:fldCharType="separate"/>
        </w:r>
        <w:r w:rsidR="00D57BC4">
          <w:rPr>
            <w:noProof/>
            <w:webHidden/>
          </w:rPr>
          <w:t>26</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09" w:history="1">
        <w:r w:rsidR="00D57BC4" w:rsidRPr="002F0C87">
          <w:rPr>
            <w:rStyle w:val="Hyperlink"/>
            <w:noProof/>
          </w:rPr>
          <w:t>Abb. 18: GUI zum Spiel</w:t>
        </w:r>
        <w:r w:rsidR="00D57BC4">
          <w:rPr>
            <w:noProof/>
            <w:webHidden/>
          </w:rPr>
          <w:tab/>
        </w:r>
        <w:r w:rsidR="00D57BC4">
          <w:rPr>
            <w:noProof/>
            <w:webHidden/>
          </w:rPr>
          <w:fldChar w:fldCharType="begin"/>
        </w:r>
        <w:r w:rsidR="00D57BC4">
          <w:rPr>
            <w:noProof/>
            <w:webHidden/>
          </w:rPr>
          <w:instrText xml:space="preserve"> PAGEREF _Toc387066309 \h </w:instrText>
        </w:r>
        <w:r w:rsidR="00D57BC4">
          <w:rPr>
            <w:noProof/>
            <w:webHidden/>
          </w:rPr>
        </w:r>
        <w:r w:rsidR="00D57BC4">
          <w:rPr>
            <w:noProof/>
            <w:webHidden/>
          </w:rPr>
          <w:fldChar w:fldCharType="separate"/>
        </w:r>
        <w:r w:rsidR="00D57BC4">
          <w:rPr>
            <w:noProof/>
            <w:webHidden/>
          </w:rPr>
          <w:t>36</w:t>
        </w:r>
        <w:r w:rsidR="00D57BC4">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066317"/>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D57BC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066310" w:history="1">
        <w:r w:rsidR="00D57BC4" w:rsidRPr="003A4E91">
          <w:rPr>
            <w:rStyle w:val="Hyperlink"/>
            <w:noProof/>
          </w:rPr>
          <w:t>Code 1: Warten auf das Beenden eines anderen Threads</w:t>
        </w:r>
        <w:r w:rsidR="00D57BC4">
          <w:rPr>
            <w:noProof/>
            <w:webHidden/>
          </w:rPr>
          <w:tab/>
        </w:r>
        <w:r w:rsidR="00D57BC4">
          <w:rPr>
            <w:noProof/>
            <w:webHidden/>
          </w:rPr>
          <w:fldChar w:fldCharType="begin"/>
        </w:r>
        <w:r w:rsidR="00D57BC4">
          <w:rPr>
            <w:noProof/>
            <w:webHidden/>
          </w:rPr>
          <w:instrText xml:space="preserve"> PAGEREF _Toc387066310 \h </w:instrText>
        </w:r>
        <w:r w:rsidR="00D57BC4">
          <w:rPr>
            <w:noProof/>
            <w:webHidden/>
          </w:rPr>
        </w:r>
        <w:r w:rsidR="00D57BC4">
          <w:rPr>
            <w:noProof/>
            <w:webHidden/>
          </w:rPr>
          <w:fldChar w:fldCharType="separate"/>
        </w:r>
        <w:r w:rsidR="00D57BC4">
          <w:rPr>
            <w:noProof/>
            <w:webHidden/>
          </w:rPr>
          <w:t>28</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1" w:history="1">
        <w:r w:rsidR="00D57BC4" w:rsidRPr="003A4E91">
          <w:rPr>
            <w:rStyle w:val="Hyperlink"/>
            <w:noProof/>
          </w:rPr>
          <w:t>Code 2: Starten von zwei Threads</w:t>
        </w:r>
        <w:r w:rsidR="00D57BC4">
          <w:rPr>
            <w:noProof/>
            <w:webHidden/>
          </w:rPr>
          <w:tab/>
        </w:r>
        <w:r w:rsidR="00D57BC4">
          <w:rPr>
            <w:noProof/>
            <w:webHidden/>
          </w:rPr>
          <w:fldChar w:fldCharType="begin"/>
        </w:r>
        <w:r w:rsidR="00D57BC4">
          <w:rPr>
            <w:noProof/>
            <w:webHidden/>
          </w:rPr>
          <w:instrText xml:space="preserve"> PAGEREF _Toc387066311 \h </w:instrText>
        </w:r>
        <w:r w:rsidR="00D57BC4">
          <w:rPr>
            <w:noProof/>
            <w:webHidden/>
          </w:rPr>
        </w:r>
        <w:r w:rsidR="00D57BC4">
          <w:rPr>
            <w:noProof/>
            <w:webHidden/>
          </w:rPr>
          <w:fldChar w:fldCharType="separate"/>
        </w:r>
        <w:r w:rsidR="00D57BC4">
          <w:rPr>
            <w:noProof/>
            <w:webHidden/>
          </w:rPr>
          <w:t>28</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2" w:history="1">
        <w:r w:rsidR="00D57BC4" w:rsidRPr="003A4E91">
          <w:rPr>
            <w:rStyle w:val="Hyperlink"/>
            <w:noProof/>
          </w:rPr>
          <w:t>Code 3: Ausführen einer zufälligen Bewegung</w:t>
        </w:r>
        <w:r w:rsidR="00D57BC4">
          <w:rPr>
            <w:noProof/>
            <w:webHidden/>
          </w:rPr>
          <w:tab/>
        </w:r>
        <w:r w:rsidR="00D57BC4">
          <w:rPr>
            <w:noProof/>
            <w:webHidden/>
          </w:rPr>
          <w:fldChar w:fldCharType="begin"/>
        </w:r>
        <w:r w:rsidR="00D57BC4">
          <w:rPr>
            <w:noProof/>
            <w:webHidden/>
          </w:rPr>
          <w:instrText xml:space="preserve"> PAGEREF _Toc387066312 \h </w:instrText>
        </w:r>
        <w:r w:rsidR="00D57BC4">
          <w:rPr>
            <w:noProof/>
            <w:webHidden/>
          </w:rPr>
        </w:r>
        <w:r w:rsidR="00D57BC4">
          <w:rPr>
            <w:noProof/>
            <w:webHidden/>
          </w:rPr>
          <w:fldChar w:fldCharType="separate"/>
        </w:r>
        <w:r w:rsidR="00D57BC4">
          <w:rPr>
            <w:noProof/>
            <w:webHidden/>
          </w:rPr>
          <w:t>30</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3" w:history="1">
        <w:r w:rsidR="00D57BC4" w:rsidRPr="003A4E91">
          <w:rPr>
            <w:rStyle w:val="Hyperlink"/>
            <w:noProof/>
          </w:rPr>
          <w:t>Code 4: eine vordefinierte Bewegung von Nao</w:t>
        </w:r>
        <w:r w:rsidR="00D57BC4">
          <w:rPr>
            <w:noProof/>
            <w:webHidden/>
          </w:rPr>
          <w:tab/>
        </w:r>
        <w:r w:rsidR="00D57BC4">
          <w:rPr>
            <w:noProof/>
            <w:webHidden/>
          </w:rPr>
          <w:fldChar w:fldCharType="begin"/>
        </w:r>
        <w:r w:rsidR="00D57BC4">
          <w:rPr>
            <w:noProof/>
            <w:webHidden/>
          </w:rPr>
          <w:instrText xml:space="preserve"> PAGEREF _Toc387066313 \h </w:instrText>
        </w:r>
        <w:r w:rsidR="00D57BC4">
          <w:rPr>
            <w:noProof/>
            <w:webHidden/>
          </w:rPr>
        </w:r>
        <w:r w:rsidR="00D57BC4">
          <w:rPr>
            <w:noProof/>
            <w:webHidden/>
          </w:rPr>
          <w:fldChar w:fldCharType="separate"/>
        </w:r>
        <w:r w:rsidR="00D57BC4">
          <w:rPr>
            <w:noProof/>
            <w:webHidden/>
          </w:rPr>
          <w:t>32</w:t>
        </w:r>
        <w:r w:rsidR="00D57BC4">
          <w:rPr>
            <w:noProof/>
            <w:webHidden/>
          </w:rPr>
          <w:fldChar w:fldCharType="end"/>
        </w:r>
      </w:hyperlink>
    </w:p>
    <w:p w:rsidR="00D57BC4" w:rsidRDefault="007B26AB">
      <w:pPr>
        <w:pStyle w:val="Abbildungsverzeichnis"/>
        <w:tabs>
          <w:tab w:val="right" w:leader="dot" w:pos="9060"/>
        </w:tabs>
        <w:rPr>
          <w:rFonts w:asciiTheme="minorHAnsi" w:eastAsiaTheme="minorEastAsia" w:hAnsiTheme="minorHAnsi" w:cstheme="minorBidi"/>
          <w:noProof/>
          <w:sz w:val="22"/>
          <w:szCs w:val="22"/>
          <w:lang w:eastAsia="de-DE"/>
        </w:rPr>
      </w:pPr>
      <w:hyperlink w:anchor="_Toc387066314" w:history="1">
        <w:r w:rsidR="00D57BC4" w:rsidRPr="003A4E91">
          <w:rPr>
            <w:rStyle w:val="Hyperlink"/>
            <w:noProof/>
          </w:rPr>
          <w:t>Code 5: Berechnung von zusammenhängenden Knochen</w:t>
        </w:r>
        <w:r w:rsidR="00D57BC4">
          <w:rPr>
            <w:noProof/>
            <w:webHidden/>
          </w:rPr>
          <w:tab/>
        </w:r>
        <w:r w:rsidR="00D57BC4">
          <w:rPr>
            <w:noProof/>
            <w:webHidden/>
          </w:rPr>
          <w:fldChar w:fldCharType="begin"/>
        </w:r>
        <w:r w:rsidR="00D57BC4">
          <w:rPr>
            <w:noProof/>
            <w:webHidden/>
          </w:rPr>
          <w:instrText xml:space="preserve"> PAGEREF _Toc387066314 \h </w:instrText>
        </w:r>
        <w:r w:rsidR="00D57BC4">
          <w:rPr>
            <w:noProof/>
            <w:webHidden/>
          </w:rPr>
        </w:r>
        <w:r w:rsidR="00D57BC4">
          <w:rPr>
            <w:noProof/>
            <w:webHidden/>
          </w:rPr>
          <w:fldChar w:fldCharType="separate"/>
        </w:r>
        <w:r w:rsidR="00D57BC4">
          <w:rPr>
            <w:noProof/>
            <w:webHidden/>
          </w:rPr>
          <w:t>34</w:t>
        </w:r>
        <w:r w:rsidR="00D57BC4">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066318"/>
      <w:r w:rsidRPr="00AE1B97">
        <w:lastRenderedPageBreak/>
        <w:t>Abkürzungsverzeichnis</w:t>
      </w:r>
      <w:bookmarkEnd w:id="7"/>
      <w:r w:rsidRPr="00AE1B97">
        <w:rPr>
          <w:rStyle w:val="HTMLAkronym"/>
        </w:rPr>
        <w:t xml:space="preserve"> </w:t>
      </w:r>
    </w:p>
    <w:p w:rsidR="00D57BC4" w:rsidRDefault="00D21C10" w:rsidP="002016EA">
      <w:pPr>
        <w:tabs>
          <w:tab w:val="right" w:pos="5670"/>
        </w:tabs>
        <w:rPr>
          <w:rStyle w:val="HTMLAkronym"/>
          <w:rFonts w:cs="Times New Roman"/>
          <w:noProof/>
        </w:rPr>
        <w:sectPr w:rsidR="00D57BC4" w:rsidSect="00D57BC4">
          <w:headerReference w:type="default" r:id="rId9"/>
          <w:footerReference w:type="default" r:id="rId10"/>
          <w:headerReference w:type="first" r:id="rId11"/>
          <w:type w:val="continuous"/>
          <w:pgSz w:w="11906" w:h="16838"/>
          <w:pgMar w:top="1" w:right="1418" w:bottom="0" w:left="1418" w:header="709" w:footer="709" w:gutter="0"/>
          <w:pgNumType w:fmt="upperRoman"/>
          <w:cols w:space="708"/>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D57BC4" w:rsidRDefault="00D57BC4">
      <w:pPr>
        <w:pStyle w:val="Index1"/>
        <w:rPr>
          <w:noProof/>
        </w:rPr>
      </w:pPr>
      <w:r>
        <w:rPr>
          <w:noProof/>
        </w:rPr>
        <w:lastRenderedPageBreak/>
        <w:t>DHBW</w:t>
      </w:r>
      <w:r>
        <w:rPr>
          <w:noProof/>
        </w:rPr>
        <w:tab/>
        <w:t>Duale Hochschule Baden-Würrtemberg</w:t>
      </w:r>
    </w:p>
    <w:p w:rsidR="00D57BC4" w:rsidRDefault="00D57BC4">
      <w:pPr>
        <w:pStyle w:val="Index1"/>
        <w:rPr>
          <w:noProof/>
        </w:rPr>
      </w:pPr>
      <w:r>
        <w:rPr>
          <w:noProof/>
        </w:rPr>
        <w:t>GUI</w:t>
      </w:r>
      <w:r>
        <w:rPr>
          <w:noProof/>
        </w:rPr>
        <w:tab/>
        <w:t>Graphical User Interfce</w:t>
      </w:r>
    </w:p>
    <w:p w:rsidR="00D57BC4" w:rsidRDefault="00D57BC4">
      <w:pPr>
        <w:pStyle w:val="Index1"/>
        <w:rPr>
          <w:noProof/>
        </w:rPr>
      </w:pPr>
      <w:r>
        <w:rPr>
          <w:noProof/>
        </w:rPr>
        <w:t>IP</w:t>
      </w:r>
      <w:r>
        <w:rPr>
          <w:noProof/>
        </w:rPr>
        <w:tab/>
        <w:t>Internet</w:t>
      </w:r>
    </w:p>
    <w:p w:rsidR="00D57BC4" w:rsidRDefault="00D57BC4">
      <w:pPr>
        <w:pStyle w:val="Index1"/>
        <w:rPr>
          <w:noProof/>
        </w:rPr>
      </w:pPr>
      <w:r>
        <w:rPr>
          <w:noProof/>
        </w:rPr>
        <w:t>SDK</w:t>
      </w:r>
      <w:r>
        <w:rPr>
          <w:noProof/>
        </w:rPr>
        <w:tab/>
        <w:t>Software Development Kit</w:t>
      </w:r>
    </w:p>
    <w:p w:rsidR="00D57BC4" w:rsidRDefault="00D57BC4">
      <w:pPr>
        <w:pStyle w:val="Index1"/>
        <w:rPr>
          <w:noProof/>
        </w:rPr>
      </w:pPr>
      <w:r>
        <w:rPr>
          <w:noProof/>
        </w:rPr>
        <w:t>STA</w:t>
      </w:r>
      <w:r>
        <w:rPr>
          <w:noProof/>
        </w:rPr>
        <w:tab/>
        <w:t>Singlethreaded Apartment</w:t>
      </w:r>
    </w:p>
    <w:p w:rsidR="00D57BC4" w:rsidRDefault="00D57BC4">
      <w:pPr>
        <w:pStyle w:val="Index1"/>
        <w:rPr>
          <w:noProof/>
        </w:rPr>
      </w:pPr>
      <w:r>
        <w:rPr>
          <w:noProof/>
        </w:rPr>
        <w:t>VGA</w:t>
      </w:r>
      <w:r>
        <w:rPr>
          <w:noProof/>
        </w:rPr>
        <w:tab/>
        <w:t>Video Graphics Array</w:t>
      </w:r>
    </w:p>
    <w:p w:rsidR="00D57BC4" w:rsidRDefault="00D57BC4" w:rsidP="002016EA">
      <w:pPr>
        <w:tabs>
          <w:tab w:val="right" w:pos="5670"/>
        </w:tabs>
        <w:rPr>
          <w:rStyle w:val="HTMLAkronym"/>
          <w:rFonts w:cs="Times New Roman"/>
          <w:noProof/>
        </w:rPr>
        <w:sectPr w:rsidR="00D57BC4" w:rsidSect="00D57BC4">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066319"/>
      <w:r>
        <w:lastRenderedPageBreak/>
        <w:t>Inhaltsverzeichnis</w:t>
      </w:r>
      <w:bookmarkEnd w:id="8"/>
    </w:p>
    <w:p w:rsidR="00535669" w:rsidRDefault="00535669" w:rsidP="00493DDE">
      <w:pPr>
        <w:pStyle w:val="Verzeichnis1"/>
        <w:jc w:val="left"/>
      </w:pPr>
    </w:p>
    <w:p w:rsidR="00D57BC4"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066315" w:history="1">
        <w:r w:rsidR="00D57BC4" w:rsidRPr="00F1298B">
          <w:rPr>
            <w:rStyle w:val="Hyperlink"/>
          </w:rPr>
          <w:t>Ehrenwörtliche Erklärung</w:t>
        </w:r>
        <w:r w:rsidR="00D57BC4">
          <w:rPr>
            <w:webHidden/>
          </w:rPr>
          <w:tab/>
        </w:r>
        <w:r w:rsidR="00D57BC4">
          <w:rPr>
            <w:webHidden/>
          </w:rPr>
          <w:fldChar w:fldCharType="begin"/>
        </w:r>
        <w:r w:rsidR="00D57BC4">
          <w:rPr>
            <w:webHidden/>
          </w:rPr>
          <w:instrText xml:space="preserve"> PAGEREF _Toc387066315 \h </w:instrText>
        </w:r>
        <w:r w:rsidR="00D57BC4">
          <w:rPr>
            <w:webHidden/>
          </w:rPr>
        </w:r>
        <w:r w:rsidR="00D57BC4">
          <w:rPr>
            <w:webHidden/>
          </w:rPr>
          <w:fldChar w:fldCharType="separate"/>
        </w:r>
        <w:r w:rsidR="00D57BC4">
          <w:rPr>
            <w:webHidden/>
          </w:rPr>
          <w:t>III</w:t>
        </w:r>
        <w:r w:rsidR="00D57BC4">
          <w:rPr>
            <w:webHidden/>
          </w:rPr>
          <w:fldChar w:fldCharType="end"/>
        </w:r>
      </w:hyperlink>
    </w:p>
    <w:p w:rsidR="00D57BC4" w:rsidRDefault="007B26AB">
      <w:pPr>
        <w:pStyle w:val="Verzeichnis1"/>
        <w:rPr>
          <w:rFonts w:asciiTheme="minorHAnsi" w:eastAsiaTheme="minorEastAsia" w:hAnsiTheme="minorHAnsi" w:cstheme="minorBidi"/>
          <w:sz w:val="22"/>
          <w:szCs w:val="22"/>
          <w:lang w:eastAsia="de-DE"/>
        </w:rPr>
      </w:pPr>
      <w:hyperlink w:anchor="_Toc387066316" w:history="1">
        <w:r w:rsidR="00D57BC4" w:rsidRPr="00F1298B">
          <w:rPr>
            <w:rStyle w:val="Hyperlink"/>
          </w:rPr>
          <w:t>Abbildungsverzeichnis</w:t>
        </w:r>
        <w:r w:rsidR="00D57BC4">
          <w:rPr>
            <w:webHidden/>
          </w:rPr>
          <w:tab/>
        </w:r>
        <w:r w:rsidR="00D57BC4">
          <w:rPr>
            <w:webHidden/>
          </w:rPr>
          <w:fldChar w:fldCharType="begin"/>
        </w:r>
        <w:r w:rsidR="00D57BC4">
          <w:rPr>
            <w:webHidden/>
          </w:rPr>
          <w:instrText xml:space="preserve"> PAGEREF _Toc387066316 \h </w:instrText>
        </w:r>
        <w:r w:rsidR="00D57BC4">
          <w:rPr>
            <w:webHidden/>
          </w:rPr>
        </w:r>
        <w:r w:rsidR="00D57BC4">
          <w:rPr>
            <w:webHidden/>
          </w:rPr>
          <w:fldChar w:fldCharType="separate"/>
        </w:r>
        <w:r w:rsidR="00D57BC4">
          <w:rPr>
            <w:webHidden/>
          </w:rPr>
          <w:t>IV</w:t>
        </w:r>
        <w:r w:rsidR="00D57BC4">
          <w:rPr>
            <w:webHidden/>
          </w:rPr>
          <w:fldChar w:fldCharType="end"/>
        </w:r>
      </w:hyperlink>
    </w:p>
    <w:p w:rsidR="00D57BC4" w:rsidRDefault="007B26AB">
      <w:pPr>
        <w:pStyle w:val="Verzeichnis1"/>
        <w:rPr>
          <w:rFonts w:asciiTheme="minorHAnsi" w:eastAsiaTheme="minorEastAsia" w:hAnsiTheme="minorHAnsi" w:cstheme="minorBidi"/>
          <w:sz w:val="22"/>
          <w:szCs w:val="22"/>
          <w:lang w:eastAsia="de-DE"/>
        </w:rPr>
      </w:pPr>
      <w:hyperlink w:anchor="_Toc387066317" w:history="1">
        <w:r w:rsidR="00D57BC4" w:rsidRPr="00F1298B">
          <w:rPr>
            <w:rStyle w:val="Hyperlink"/>
          </w:rPr>
          <w:t>Codeverzeichnis</w:t>
        </w:r>
        <w:r w:rsidR="00D57BC4">
          <w:rPr>
            <w:webHidden/>
          </w:rPr>
          <w:tab/>
        </w:r>
        <w:r w:rsidR="00D57BC4">
          <w:rPr>
            <w:webHidden/>
          </w:rPr>
          <w:fldChar w:fldCharType="begin"/>
        </w:r>
        <w:r w:rsidR="00D57BC4">
          <w:rPr>
            <w:webHidden/>
          </w:rPr>
          <w:instrText xml:space="preserve"> PAGEREF _Toc387066317 \h </w:instrText>
        </w:r>
        <w:r w:rsidR="00D57BC4">
          <w:rPr>
            <w:webHidden/>
          </w:rPr>
        </w:r>
        <w:r w:rsidR="00D57BC4">
          <w:rPr>
            <w:webHidden/>
          </w:rPr>
          <w:fldChar w:fldCharType="separate"/>
        </w:r>
        <w:r w:rsidR="00D57BC4">
          <w:rPr>
            <w:webHidden/>
          </w:rPr>
          <w:t>V</w:t>
        </w:r>
        <w:r w:rsidR="00D57BC4">
          <w:rPr>
            <w:webHidden/>
          </w:rPr>
          <w:fldChar w:fldCharType="end"/>
        </w:r>
      </w:hyperlink>
    </w:p>
    <w:p w:rsidR="00D57BC4" w:rsidRDefault="007B26AB">
      <w:pPr>
        <w:pStyle w:val="Verzeichnis1"/>
        <w:rPr>
          <w:rFonts w:asciiTheme="minorHAnsi" w:eastAsiaTheme="minorEastAsia" w:hAnsiTheme="minorHAnsi" w:cstheme="minorBidi"/>
          <w:sz w:val="22"/>
          <w:szCs w:val="22"/>
          <w:lang w:eastAsia="de-DE"/>
        </w:rPr>
      </w:pPr>
      <w:hyperlink w:anchor="_Toc387066318" w:history="1">
        <w:r w:rsidR="00D57BC4" w:rsidRPr="00F1298B">
          <w:rPr>
            <w:rStyle w:val="Hyperlink"/>
          </w:rPr>
          <w:t>Abkürzungsverzeichnis</w:t>
        </w:r>
        <w:r w:rsidR="00D57BC4">
          <w:rPr>
            <w:webHidden/>
          </w:rPr>
          <w:tab/>
        </w:r>
        <w:r w:rsidR="00D57BC4">
          <w:rPr>
            <w:webHidden/>
          </w:rPr>
          <w:fldChar w:fldCharType="begin"/>
        </w:r>
        <w:r w:rsidR="00D57BC4">
          <w:rPr>
            <w:webHidden/>
          </w:rPr>
          <w:instrText xml:space="preserve"> PAGEREF _Toc387066318 \h </w:instrText>
        </w:r>
        <w:r w:rsidR="00D57BC4">
          <w:rPr>
            <w:webHidden/>
          </w:rPr>
        </w:r>
        <w:r w:rsidR="00D57BC4">
          <w:rPr>
            <w:webHidden/>
          </w:rPr>
          <w:fldChar w:fldCharType="separate"/>
        </w:r>
        <w:r w:rsidR="00D57BC4">
          <w:rPr>
            <w:webHidden/>
          </w:rPr>
          <w:t>VI</w:t>
        </w:r>
        <w:r w:rsidR="00D57BC4">
          <w:rPr>
            <w:webHidden/>
          </w:rPr>
          <w:fldChar w:fldCharType="end"/>
        </w:r>
      </w:hyperlink>
    </w:p>
    <w:p w:rsidR="00D57BC4" w:rsidRDefault="007B26AB">
      <w:pPr>
        <w:pStyle w:val="Verzeichnis1"/>
        <w:rPr>
          <w:rFonts w:asciiTheme="minorHAnsi" w:eastAsiaTheme="minorEastAsia" w:hAnsiTheme="minorHAnsi" w:cstheme="minorBidi"/>
          <w:sz w:val="22"/>
          <w:szCs w:val="22"/>
          <w:lang w:eastAsia="de-DE"/>
        </w:rPr>
      </w:pPr>
      <w:hyperlink w:anchor="_Toc387066319" w:history="1">
        <w:r w:rsidR="00D57BC4" w:rsidRPr="00F1298B">
          <w:rPr>
            <w:rStyle w:val="Hyperlink"/>
          </w:rPr>
          <w:t>Inhaltsverzeichnis</w:t>
        </w:r>
        <w:r w:rsidR="00D57BC4">
          <w:rPr>
            <w:webHidden/>
          </w:rPr>
          <w:tab/>
        </w:r>
        <w:r w:rsidR="00D57BC4">
          <w:rPr>
            <w:webHidden/>
          </w:rPr>
          <w:fldChar w:fldCharType="begin"/>
        </w:r>
        <w:r w:rsidR="00D57BC4">
          <w:rPr>
            <w:webHidden/>
          </w:rPr>
          <w:instrText xml:space="preserve"> PAGEREF _Toc387066319 \h </w:instrText>
        </w:r>
        <w:r w:rsidR="00D57BC4">
          <w:rPr>
            <w:webHidden/>
          </w:rPr>
        </w:r>
        <w:r w:rsidR="00D57BC4">
          <w:rPr>
            <w:webHidden/>
          </w:rPr>
          <w:fldChar w:fldCharType="separate"/>
        </w:r>
        <w:r w:rsidR="00D57BC4">
          <w:rPr>
            <w:webHidden/>
          </w:rPr>
          <w:t>VII</w:t>
        </w:r>
        <w:r w:rsidR="00D57BC4">
          <w:rPr>
            <w:webHidden/>
          </w:rPr>
          <w:fldChar w:fldCharType="end"/>
        </w:r>
      </w:hyperlink>
    </w:p>
    <w:p w:rsidR="00D57BC4" w:rsidRDefault="007B26AB">
      <w:pPr>
        <w:pStyle w:val="Verzeichnis1"/>
        <w:tabs>
          <w:tab w:val="left" w:pos="480"/>
        </w:tabs>
        <w:rPr>
          <w:rFonts w:asciiTheme="minorHAnsi" w:eastAsiaTheme="minorEastAsia" w:hAnsiTheme="minorHAnsi" w:cstheme="minorBidi"/>
          <w:sz w:val="22"/>
          <w:szCs w:val="22"/>
          <w:lang w:eastAsia="de-DE"/>
        </w:rPr>
      </w:pPr>
      <w:hyperlink w:anchor="_Toc387066320" w:history="1">
        <w:r w:rsidR="00D57BC4" w:rsidRPr="00F1298B">
          <w:rPr>
            <w:rStyle w:val="Hyperlink"/>
          </w:rPr>
          <w:t>1</w:t>
        </w:r>
        <w:r w:rsidR="00D57BC4">
          <w:rPr>
            <w:rFonts w:asciiTheme="minorHAnsi" w:eastAsiaTheme="minorEastAsia" w:hAnsiTheme="minorHAnsi" w:cstheme="minorBidi"/>
            <w:sz w:val="22"/>
            <w:szCs w:val="22"/>
            <w:lang w:eastAsia="de-DE"/>
          </w:rPr>
          <w:tab/>
        </w:r>
        <w:r w:rsidR="00D57BC4" w:rsidRPr="00F1298B">
          <w:rPr>
            <w:rStyle w:val="Hyperlink"/>
          </w:rPr>
          <w:t>Einleitung</w:t>
        </w:r>
        <w:r w:rsidR="00D57BC4">
          <w:rPr>
            <w:webHidden/>
          </w:rPr>
          <w:tab/>
        </w:r>
        <w:r w:rsidR="00D57BC4">
          <w:rPr>
            <w:webHidden/>
          </w:rPr>
          <w:fldChar w:fldCharType="begin"/>
        </w:r>
        <w:r w:rsidR="00D57BC4">
          <w:rPr>
            <w:webHidden/>
          </w:rPr>
          <w:instrText xml:space="preserve"> PAGEREF _Toc387066320 \h </w:instrText>
        </w:r>
        <w:r w:rsidR="00D57BC4">
          <w:rPr>
            <w:webHidden/>
          </w:rPr>
        </w:r>
        <w:r w:rsidR="00D57BC4">
          <w:rPr>
            <w:webHidden/>
          </w:rPr>
          <w:fldChar w:fldCharType="separate"/>
        </w:r>
        <w:r w:rsidR="00D57BC4">
          <w:rPr>
            <w:webHidden/>
          </w:rPr>
          <w:t>1</w:t>
        </w:r>
        <w:r w:rsidR="00D57BC4">
          <w:rPr>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21" w:history="1">
        <w:r w:rsidR="00D57BC4" w:rsidRPr="00F1298B">
          <w:rPr>
            <w:rStyle w:val="Hyperlink"/>
            <w:noProof/>
          </w:rPr>
          <w:t>1.1</w:t>
        </w:r>
        <w:r w:rsidR="00D57BC4">
          <w:rPr>
            <w:rFonts w:asciiTheme="minorHAnsi" w:eastAsiaTheme="minorEastAsia" w:hAnsiTheme="minorHAnsi" w:cstheme="minorBidi"/>
            <w:noProof/>
            <w:sz w:val="22"/>
            <w:szCs w:val="22"/>
            <w:lang w:eastAsia="de-DE"/>
          </w:rPr>
          <w:tab/>
        </w:r>
        <w:r w:rsidR="00D57BC4" w:rsidRPr="00F1298B">
          <w:rPr>
            <w:rStyle w:val="Hyperlink"/>
            <w:noProof/>
          </w:rPr>
          <w:t>Motivation</w:t>
        </w:r>
        <w:r w:rsidR="00D57BC4">
          <w:rPr>
            <w:noProof/>
            <w:webHidden/>
          </w:rPr>
          <w:tab/>
        </w:r>
        <w:r w:rsidR="00D57BC4">
          <w:rPr>
            <w:noProof/>
            <w:webHidden/>
          </w:rPr>
          <w:fldChar w:fldCharType="begin"/>
        </w:r>
        <w:r w:rsidR="00D57BC4">
          <w:rPr>
            <w:noProof/>
            <w:webHidden/>
          </w:rPr>
          <w:instrText xml:space="preserve"> PAGEREF _Toc387066321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22" w:history="1">
        <w:r w:rsidR="00D57BC4" w:rsidRPr="00F1298B">
          <w:rPr>
            <w:rStyle w:val="Hyperlink"/>
            <w:noProof/>
          </w:rPr>
          <w:t>1.2</w:t>
        </w:r>
        <w:r w:rsidR="00D57BC4">
          <w:rPr>
            <w:rFonts w:asciiTheme="minorHAnsi" w:eastAsiaTheme="minorEastAsia" w:hAnsiTheme="minorHAnsi" w:cstheme="minorBidi"/>
            <w:noProof/>
            <w:sz w:val="22"/>
            <w:szCs w:val="22"/>
            <w:lang w:eastAsia="de-DE"/>
          </w:rPr>
          <w:tab/>
        </w:r>
        <w:r w:rsidR="00D57BC4" w:rsidRPr="00F1298B">
          <w:rPr>
            <w:rStyle w:val="Hyperlink"/>
            <w:noProof/>
          </w:rPr>
          <w:t>Aufgabenumfeld</w:t>
        </w:r>
        <w:r w:rsidR="00D57BC4">
          <w:rPr>
            <w:noProof/>
            <w:webHidden/>
          </w:rPr>
          <w:tab/>
        </w:r>
        <w:r w:rsidR="00D57BC4">
          <w:rPr>
            <w:noProof/>
            <w:webHidden/>
          </w:rPr>
          <w:fldChar w:fldCharType="begin"/>
        </w:r>
        <w:r w:rsidR="00D57BC4">
          <w:rPr>
            <w:noProof/>
            <w:webHidden/>
          </w:rPr>
          <w:instrText xml:space="preserve"> PAGEREF _Toc387066322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23" w:history="1">
        <w:r w:rsidR="00D57BC4" w:rsidRPr="00F1298B">
          <w:rPr>
            <w:rStyle w:val="Hyperlink"/>
            <w:noProof/>
          </w:rPr>
          <w:t>1.3</w:t>
        </w:r>
        <w:r w:rsidR="00D57BC4">
          <w:rPr>
            <w:rFonts w:asciiTheme="minorHAnsi" w:eastAsiaTheme="minorEastAsia" w:hAnsiTheme="minorHAnsi" w:cstheme="minorBidi"/>
            <w:noProof/>
            <w:sz w:val="22"/>
            <w:szCs w:val="22"/>
            <w:lang w:eastAsia="de-DE"/>
          </w:rPr>
          <w:tab/>
        </w:r>
        <w:r w:rsidR="00D57BC4" w:rsidRPr="00F1298B">
          <w:rPr>
            <w:rStyle w:val="Hyperlink"/>
            <w:noProof/>
          </w:rPr>
          <w:t>Aufgabenbeschreibung und Ziele</w:t>
        </w:r>
        <w:r w:rsidR="00D57BC4">
          <w:rPr>
            <w:noProof/>
            <w:webHidden/>
          </w:rPr>
          <w:tab/>
        </w:r>
        <w:r w:rsidR="00D57BC4">
          <w:rPr>
            <w:noProof/>
            <w:webHidden/>
          </w:rPr>
          <w:fldChar w:fldCharType="begin"/>
        </w:r>
        <w:r w:rsidR="00D57BC4">
          <w:rPr>
            <w:noProof/>
            <w:webHidden/>
          </w:rPr>
          <w:instrText xml:space="preserve"> PAGEREF _Toc387066323 \h </w:instrText>
        </w:r>
        <w:r w:rsidR="00D57BC4">
          <w:rPr>
            <w:noProof/>
            <w:webHidden/>
          </w:rPr>
        </w:r>
        <w:r w:rsidR="00D57BC4">
          <w:rPr>
            <w:noProof/>
            <w:webHidden/>
          </w:rPr>
          <w:fldChar w:fldCharType="separate"/>
        </w:r>
        <w:r w:rsidR="00D57BC4">
          <w:rPr>
            <w:noProof/>
            <w:webHidden/>
          </w:rPr>
          <w:t>1</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24" w:history="1">
        <w:r w:rsidR="00D57BC4" w:rsidRPr="00F1298B">
          <w:rPr>
            <w:rStyle w:val="Hyperlink"/>
            <w:noProof/>
          </w:rPr>
          <w:t>1.4</w:t>
        </w:r>
        <w:r w:rsidR="00D57BC4">
          <w:rPr>
            <w:rFonts w:asciiTheme="minorHAnsi" w:eastAsiaTheme="minorEastAsia" w:hAnsiTheme="minorHAnsi" w:cstheme="minorBidi"/>
            <w:noProof/>
            <w:sz w:val="22"/>
            <w:szCs w:val="22"/>
            <w:lang w:eastAsia="de-DE"/>
          </w:rPr>
          <w:tab/>
        </w:r>
        <w:r w:rsidR="00D57BC4" w:rsidRPr="00F1298B">
          <w:rPr>
            <w:rStyle w:val="Hyperlink"/>
            <w:noProof/>
          </w:rPr>
          <w:t>Vorgehensweise</w:t>
        </w:r>
        <w:r w:rsidR="00D57BC4">
          <w:rPr>
            <w:noProof/>
            <w:webHidden/>
          </w:rPr>
          <w:tab/>
        </w:r>
        <w:r w:rsidR="00D57BC4">
          <w:rPr>
            <w:noProof/>
            <w:webHidden/>
          </w:rPr>
          <w:fldChar w:fldCharType="begin"/>
        </w:r>
        <w:r w:rsidR="00D57BC4">
          <w:rPr>
            <w:noProof/>
            <w:webHidden/>
          </w:rPr>
          <w:instrText xml:space="preserve"> PAGEREF _Toc387066324 \h </w:instrText>
        </w:r>
        <w:r w:rsidR="00D57BC4">
          <w:rPr>
            <w:noProof/>
            <w:webHidden/>
          </w:rPr>
        </w:r>
        <w:r w:rsidR="00D57BC4">
          <w:rPr>
            <w:noProof/>
            <w:webHidden/>
          </w:rPr>
          <w:fldChar w:fldCharType="separate"/>
        </w:r>
        <w:r w:rsidR="00D57BC4">
          <w:rPr>
            <w:noProof/>
            <w:webHidden/>
          </w:rPr>
          <w:t>2</w:t>
        </w:r>
        <w:r w:rsidR="00D57BC4">
          <w:rPr>
            <w:noProof/>
            <w:webHidden/>
          </w:rPr>
          <w:fldChar w:fldCharType="end"/>
        </w:r>
      </w:hyperlink>
    </w:p>
    <w:p w:rsidR="00D57BC4" w:rsidRDefault="007B26AB">
      <w:pPr>
        <w:pStyle w:val="Verzeichnis1"/>
        <w:tabs>
          <w:tab w:val="left" w:pos="480"/>
        </w:tabs>
        <w:rPr>
          <w:rFonts w:asciiTheme="minorHAnsi" w:eastAsiaTheme="minorEastAsia" w:hAnsiTheme="minorHAnsi" w:cstheme="minorBidi"/>
          <w:sz w:val="22"/>
          <w:szCs w:val="22"/>
          <w:lang w:eastAsia="de-DE"/>
        </w:rPr>
      </w:pPr>
      <w:hyperlink w:anchor="_Toc387066325" w:history="1">
        <w:r w:rsidR="00D57BC4" w:rsidRPr="00F1298B">
          <w:rPr>
            <w:rStyle w:val="Hyperlink"/>
          </w:rPr>
          <w:t>2</w:t>
        </w:r>
        <w:r w:rsidR="00D57BC4">
          <w:rPr>
            <w:rFonts w:asciiTheme="minorHAnsi" w:eastAsiaTheme="minorEastAsia" w:hAnsiTheme="minorHAnsi" w:cstheme="minorBidi"/>
            <w:sz w:val="22"/>
            <w:szCs w:val="22"/>
            <w:lang w:eastAsia="de-DE"/>
          </w:rPr>
          <w:tab/>
        </w:r>
        <w:r w:rsidR="00D57BC4" w:rsidRPr="00F1298B">
          <w:rPr>
            <w:rStyle w:val="Hyperlink"/>
          </w:rPr>
          <w:t>Grundlagen</w:t>
        </w:r>
        <w:r w:rsidR="00D57BC4">
          <w:rPr>
            <w:webHidden/>
          </w:rPr>
          <w:tab/>
        </w:r>
        <w:r w:rsidR="00D57BC4">
          <w:rPr>
            <w:webHidden/>
          </w:rPr>
          <w:fldChar w:fldCharType="begin"/>
        </w:r>
        <w:r w:rsidR="00D57BC4">
          <w:rPr>
            <w:webHidden/>
          </w:rPr>
          <w:instrText xml:space="preserve"> PAGEREF _Toc387066325 \h </w:instrText>
        </w:r>
        <w:r w:rsidR="00D57BC4">
          <w:rPr>
            <w:webHidden/>
          </w:rPr>
        </w:r>
        <w:r w:rsidR="00D57BC4">
          <w:rPr>
            <w:webHidden/>
          </w:rPr>
          <w:fldChar w:fldCharType="separate"/>
        </w:r>
        <w:r w:rsidR="00D57BC4">
          <w:rPr>
            <w:webHidden/>
          </w:rPr>
          <w:t>3</w:t>
        </w:r>
        <w:r w:rsidR="00D57BC4">
          <w:rPr>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26" w:history="1">
        <w:r w:rsidR="00D57BC4" w:rsidRPr="00F1298B">
          <w:rPr>
            <w:rStyle w:val="Hyperlink"/>
            <w:noProof/>
          </w:rPr>
          <w:t>2.1</w:t>
        </w:r>
        <w:r w:rsidR="00D57BC4">
          <w:rPr>
            <w:rFonts w:asciiTheme="minorHAnsi" w:eastAsiaTheme="minorEastAsia" w:hAnsiTheme="minorHAnsi" w:cstheme="minorBidi"/>
            <w:noProof/>
            <w:sz w:val="22"/>
            <w:szCs w:val="22"/>
            <w:lang w:eastAsia="de-DE"/>
          </w:rPr>
          <w:tab/>
        </w:r>
        <w:r w:rsidR="00D57BC4" w:rsidRPr="00F1298B">
          <w:rPr>
            <w:rStyle w:val="Hyperlink"/>
            <w:noProof/>
          </w:rPr>
          <w:t>Kinect</w:t>
        </w:r>
        <w:r w:rsidR="00D57BC4">
          <w:rPr>
            <w:noProof/>
            <w:webHidden/>
          </w:rPr>
          <w:tab/>
        </w:r>
        <w:r w:rsidR="00D57BC4">
          <w:rPr>
            <w:noProof/>
            <w:webHidden/>
          </w:rPr>
          <w:fldChar w:fldCharType="begin"/>
        </w:r>
        <w:r w:rsidR="00D57BC4">
          <w:rPr>
            <w:noProof/>
            <w:webHidden/>
          </w:rPr>
          <w:instrText xml:space="preserve"> PAGEREF _Toc387066326 \h </w:instrText>
        </w:r>
        <w:r w:rsidR="00D57BC4">
          <w:rPr>
            <w:noProof/>
            <w:webHidden/>
          </w:rPr>
        </w:r>
        <w:r w:rsidR="00D57BC4">
          <w:rPr>
            <w:noProof/>
            <w:webHidden/>
          </w:rPr>
          <w:fldChar w:fldCharType="separate"/>
        </w:r>
        <w:r w:rsidR="00D57BC4">
          <w:rPr>
            <w:noProof/>
            <w:webHidden/>
          </w:rPr>
          <w:t>3</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27" w:history="1">
        <w:r w:rsidR="00D57BC4" w:rsidRPr="00F1298B">
          <w:rPr>
            <w:rStyle w:val="Hyperlink"/>
            <w:noProof/>
          </w:rPr>
          <w:t>2.1.1</w:t>
        </w:r>
        <w:r w:rsidR="00D57BC4">
          <w:rPr>
            <w:rFonts w:asciiTheme="minorHAnsi" w:eastAsiaTheme="minorEastAsia" w:hAnsiTheme="minorHAnsi" w:cstheme="minorBidi"/>
            <w:noProof/>
            <w:sz w:val="22"/>
            <w:szCs w:val="22"/>
            <w:lang w:eastAsia="de-DE"/>
          </w:rPr>
          <w:tab/>
        </w:r>
        <w:r w:rsidR="00D57BC4" w:rsidRPr="00F1298B">
          <w:rPr>
            <w:rStyle w:val="Hyperlink"/>
            <w:noProof/>
          </w:rPr>
          <w:t>Sensoren der Kinect</w:t>
        </w:r>
        <w:r w:rsidR="00D57BC4">
          <w:rPr>
            <w:noProof/>
            <w:webHidden/>
          </w:rPr>
          <w:tab/>
        </w:r>
        <w:r w:rsidR="00D57BC4">
          <w:rPr>
            <w:noProof/>
            <w:webHidden/>
          </w:rPr>
          <w:fldChar w:fldCharType="begin"/>
        </w:r>
        <w:r w:rsidR="00D57BC4">
          <w:rPr>
            <w:noProof/>
            <w:webHidden/>
          </w:rPr>
          <w:instrText xml:space="preserve"> PAGEREF _Toc387066327 \h </w:instrText>
        </w:r>
        <w:r w:rsidR="00D57BC4">
          <w:rPr>
            <w:noProof/>
            <w:webHidden/>
          </w:rPr>
        </w:r>
        <w:r w:rsidR="00D57BC4">
          <w:rPr>
            <w:noProof/>
            <w:webHidden/>
          </w:rPr>
          <w:fldChar w:fldCharType="separate"/>
        </w:r>
        <w:r w:rsidR="00D57BC4">
          <w:rPr>
            <w:noProof/>
            <w:webHidden/>
          </w:rPr>
          <w:t>3</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28" w:history="1">
        <w:r w:rsidR="00D57BC4" w:rsidRPr="00F1298B">
          <w:rPr>
            <w:rStyle w:val="Hyperlink"/>
            <w:noProof/>
          </w:rPr>
          <w:t>2.1.2</w:t>
        </w:r>
        <w:r w:rsidR="00D57BC4">
          <w:rPr>
            <w:rFonts w:asciiTheme="minorHAnsi" w:eastAsiaTheme="minorEastAsia" w:hAnsiTheme="minorHAnsi" w:cstheme="minorBidi"/>
            <w:noProof/>
            <w:sz w:val="22"/>
            <w:szCs w:val="22"/>
            <w:lang w:eastAsia="de-DE"/>
          </w:rPr>
          <w:tab/>
        </w:r>
        <w:r w:rsidR="00D57BC4" w:rsidRPr="00F1298B">
          <w:rPr>
            <w:rStyle w:val="Hyperlink"/>
            <w:noProof/>
          </w:rPr>
          <w:t>SDK</w:t>
        </w:r>
        <w:r w:rsidR="00D57BC4">
          <w:rPr>
            <w:noProof/>
            <w:webHidden/>
          </w:rPr>
          <w:tab/>
        </w:r>
        <w:r w:rsidR="00D57BC4">
          <w:rPr>
            <w:noProof/>
            <w:webHidden/>
          </w:rPr>
          <w:fldChar w:fldCharType="begin"/>
        </w:r>
        <w:r w:rsidR="00D57BC4">
          <w:rPr>
            <w:noProof/>
            <w:webHidden/>
          </w:rPr>
          <w:instrText xml:space="preserve"> PAGEREF _Toc387066328 \h </w:instrText>
        </w:r>
        <w:r w:rsidR="00D57BC4">
          <w:rPr>
            <w:noProof/>
            <w:webHidden/>
          </w:rPr>
        </w:r>
        <w:r w:rsidR="00D57BC4">
          <w:rPr>
            <w:noProof/>
            <w:webHidden/>
          </w:rPr>
          <w:fldChar w:fldCharType="separate"/>
        </w:r>
        <w:r w:rsidR="00D57BC4">
          <w:rPr>
            <w:noProof/>
            <w:webHidden/>
          </w:rPr>
          <w:t>5</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29" w:history="1">
        <w:r w:rsidR="00D57BC4" w:rsidRPr="00F1298B">
          <w:rPr>
            <w:rStyle w:val="Hyperlink"/>
            <w:noProof/>
          </w:rPr>
          <w:t>2.1.3</w:t>
        </w:r>
        <w:r w:rsidR="00D57BC4">
          <w:rPr>
            <w:rFonts w:asciiTheme="minorHAnsi" w:eastAsiaTheme="minorEastAsia" w:hAnsiTheme="minorHAnsi" w:cstheme="minorBidi"/>
            <w:noProof/>
            <w:sz w:val="22"/>
            <w:szCs w:val="22"/>
            <w:lang w:eastAsia="de-DE"/>
          </w:rPr>
          <w:tab/>
        </w:r>
        <w:r w:rsidR="00D57BC4" w:rsidRPr="00F1298B">
          <w:rPr>
            <w:rStyle w:val="Hyperlink"/>
            <w:noProof/>
          </w:rPr>
          <w:t>Kinect Developer Toolkit</w:t>
        </w:r>
        <w:r w:rsidR="00D57BC4">
          <w:rPr>
            <w:noProof/>
            <w:webHidden/>
          </w:rPr>
          <w:tab/>
        </w:r>
        <w:r w:rsidR="00D57BC4">
          <w:rPr>
            <w:noProof/>
            <w:webHidden/>
          </w:rPr>
          <w:fldChar w:fldCharType="begin"/>
        </w:r>
        <w:r w:rsidR="00D57BC4">
          <w:rPr>
            <w:noProof/>
            <w:webHidden/>
          </w:rPr>
          <w:instrText xml:space="preserve"> PAGEREF _Toc387066329 \h </w:instrText>
        </w:r>
        <w:r w:rsidR="00D57BC4">
          <w:rPr>
            <w:noProof/>
            <w:webHidden/>
          </w:rPr>
        </w:r>
        <w:r w:rsidR="00D57BC4">
          <w:rPr>
            <w:noProof/>
            <w:webHidden/>
          </w:rPr>
          <w:fldChar w:fldCharType="separate"/>
        </w:r>
        <w:r w:rsidR="00D57BC4">
          <w:rPr>
            <w:noProof/>
            <w:webHidden/>
          </w:rPr>
          <w:t>6</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30" w:history="1">
        <w:r w:rsidR="00D57BC4" w:rsidRPr="00F1298B">
          <w:rPr>
            <w:rStyle w:val="Hyperlink"/>
            <w:noProof/>
          </w:rPr>
          <w:t>2.2</w:t>
        </w:r>
        <w:r w:rsidR="00D57BC4">
          <w:rPr>
            <w:rFonts w:asciiTheme="minorHAnsi" w:eastAsiaTheme="minorEastAsia" w:hAnsiTheme="minorHAnsi" w:cstheme="minorBidi"/>
            <w:noProof/>
            <w:sz w:val="22"/>
            <w:szCs w:val="22"/>
            <w:lang w:eastAsia="de-DE"/>
          </w:rPr>
          <w:tab/>
        </w:r>
        <w:r w:rsidR="00D57BC4" w:rsidRPr="00F1298B">
          <w:rPr>
            <w:rStyle w:val="Hyperlink"/>
            <w:noProof/>
          </w:rPr>
          <w:t>Winkel</w:t>
        </w:r>
        <w:r w:rsidR="00D57BC4">
          <w:rPr>
            <w:noProof/>
            <w:webHidden/>
          </w:rPr>
          <w:tab/>
        </w:r>
        <w:r w:rsidR="00D57BC4">
          <w:rPr>
            <w:noProof/>
            <w:webHidden/>
          </w:rPr>
          <w:fldChar w:fldCharType="begin"/>
        </w:r>
        <w:r w:rsidR="00D57BC4">
          <w:rPr>
            <w:noProof/>
            <w:webHidden/>
          </w:rPr>
          <w:instrText xml:space="preserve"> PAGEREF _Toc387066330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31" w:history="1">
        <w:r w:rsidR="00D57BC4" w:rsidRPr="00F1298B">
          <w:rPr>
            <w:rStyle w:val="Hyperlink"/>
            <w:noProof/>
          </w:rPr>
          <w:t>2.2.1</w:t>
        </w:r>
        <w:r w:rsidR="00D57BC4">
          <w:rPr>
            <w:rFonts w:asciiTheme="minorHAnsi" w:eastAsiaTheme="minorEastAsia" w:hAnsiTheme="minorHAnsi" w:cstheme="minorBidi"/>
            <w:noProof/>
            <w:sz w:val="22"/>
            <w:szCs w:val="22"/>
            <w:lang w:eastAsia="de-DE"/>
          </w:rPr>
          <w:tab/>
        </w:r>
        <w:r w:rsidR="00D57BC4" w:rsidRPr="00F1298B">
          <w:rPr>
            <w:rStyle w:val="Hyperlink"/>
            <w:noProof/>
          </w:rPr>
          <w:t>Roll-Nick-Gier-Winkel</w:t>
        </w:r>
        <w:r w:rsidR="00D57BC4">
          <w:rPr>
            <w:noProof/>
            <w:webHidden/>
          </w:rPr>
          <w:tab/>
        </w:r>
        <w:r w:rsidR="00D57BC4">
          <w:rPr>
            <w:noProof/>
            <w:webHidden/>
          </w:rPr>
          <w:fldChar w:fldCharType="begin"/>
        </w:r>
        <w:r w:rsidR="00D57BC4">
          <w:rPr>
            <w:noProof/>
            <w:webHidden/>
          </w:rPr>
          <w:instrText xml:space="preserve"> PAGEREF _Toc387066331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32" w:history="1">
        <w:r w:rsidR="00D57BC4" w:rsidRPr="00F1298B">
          <w:rPr>
            <w:rStyle w:val="Hyperlink"/>
            <w:noProof/>
          </w:rPr>
          <w:t>2.2.2</w:t>
        </w:r>
        <w:r w:rsidR="00D57BC4">
          <w:rPr>
            <w:rFonts w:asciiTheme="minorHAnsi" w:eastAsiaTheme="minorEastAsia" w:hAnsiTheme="minorHAnsi" w:cstheme="minorBidi"/>
            <w:noProof/>
            <w:sz w:val="22"/>
            <w:szCs w:val="22"/>
            <w:lang w:eastAsia="de-DE"/>
          </w:rPr>
          <w:tab/>
        </w:r>
        <w:r w:rsidR="00D57BC4" w:rsidRPr="00F1298B">
          <w:rPr>
            <w:rStyle w:val="Hyperlink"/>
            <w:noProof/>
          </w:rPr>
          <w:t>Winkelberechnung</w:t>
        </w:r>
        <w:r w:rsidR="00D57BC4">
          <w:rPr>
            <w:noProof/>
            <w:webHidden/>
          </w:rPr>
          <w:tab/>
        </w:r>
        <w:r w:rsidR="00D57BC4">
          <w:rPr>
            <w:noProof/>
            <w:webHidden/>
          </w:rPr>
          <w:fldChar w:fldCharType="begin"/>
        </w:r>
        <w:r w:rsidR="00D57BC4">
          <w:rPr>
            <w:noProof/>
            <w:webHidden/>
          </w:rPr>
          <w:instrText xml:space="preserve"> PAGEREF _Toc387066332 \h </w:instrText>
        </w:r>
        <w:r w:rsidR="00D57BC4">
          <w:rPr>
            <w:noProof/>
            <w:webHidden/>
          </w:rPr>
        </w:r>
        <w:r w:rsidR="00D57BC4">
          <w:rPr>
            <w:noProof/>
            <w:webHidden/>
          </w:rPr>
          <w:fldChar w:fldCharType="separate"/>
        </w:r>
        <w:r w:rsidR="00D57BC4">
          <w:rPr>
            <w:noProof/>
            <w:webHidden/>
          </w:rPr>
          <w:t>9</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33" w:history="1">
        <w:r w:rsidR="00D57BC4" w:rsidRPr="00F1298B">
          <w:rPr>
            <w:rStyle w:val="Hyperlink"/>
            <w:noProof/>
          </w:rPr>
          <w:t>2.3</w:t>
        </w:r>
        <w:r w:rsidR="00D57BC4">
          <w:rPr>
            <w:rFonts w:asciiTheme="minorHAnsi" w:eastAsiaTheme="minorEastAsia" w:hAnsiTheme="minorHAnsi" w:cstheme="minorBidi"/>
            <w:noProof/>
            <w:sz w:val="22"/>
            <w:szCs w:val="22"/>
            <w:lang w:eastAsia="de-DE"/>
          </w:rPr>
          <w:tab/>
        </w:r>
        <w:r w:rsidR="00D57BC4" w:rsidRPr="00F1298B">
          <w:rPr>
            <w:rStyle w:val="Hyperlink"/>
            <w:noProof/>
          </w:rPr>
          <w:t>Humanoide Roboter</w:t>
        </w:r>
        <w:r w:rsidR="00D57BC4">
          <w:rPr>
            <w:noProof/>
            <w:webHidden/>
          </w:rPr>
          <w:tab/>
        </w:r>
        <w:r w:rsidR="00D57BC4">
          <w:rPr>
            <w:noProof/>
            <w:webHidden/>
          </w:rPr>
          <w:fldChar w:fldCharType="begin"/>
        </w:r>
        <w:r w:rsidR="00D57BC4">
          <w:rPr>
            <w:noProof/>
            <w:webHidden/>
          </w:rPr>
          <w:instrText xml:space="preserve"> PAGEREF _Toc387066333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34" w:history="1">
        <w:r w:rsidR="00D57BC4" w:rsidRPr="00F1298B">
          <w:rPr>
            <w:rStyle w:val="Hyperlink"/>
            <w:noProof/>
          </w:rPr>
          <w:t>2.3.1</w:t>
        </w:r>
        <w:r w:rsidR="00D57BC4">
          <w:rPr>
            <w:rFonts w:asciiTheme="minorHAnsi" w:eastAsiaTheme="minorEastAsia" w:hAnsiTheme="minorHAnsi" w:cstheme="minorBidi"/>
            <w:noProof/>
            <w:sz w:val="22"/>
            <w:szCs w:val="22"/>
            <w:lang w:eastAsia="de-DE"/>
          </w:rPr>
          <w:tab/>
        </w:r>
        <w:r w:rsidR="00D57BC4" w:rsidRPr="00F1298B">
          <w:rPr>
            <w:rStyle w:val="Hyperlink"/>
            <w:noProof/>
          </w:rPr>
          <w:t>Nao</w:t>
        </w:r>
        <w:r w:rsidR="00D57BC4">
          <w:rPr>
            <w:noProof/>
            <w:webHidden/>
          </w:rPr>
          <w:tab/>
        </w:r>
        <w:r w:rsidR="00D57BC4">
          <w:rPr>
            <w:noProof/>
            <w:webHidden/>
          </w:rPr>
          <w:fldChar w:fldCharType="begin"/>
        </w:r>
        <w:r w:rsidR="00D57BC4">
          <w:rPr>
            <w:noProof/>
            <w:webHidden/>
          </w:rPr>
          <w:instrText xml:space="preserve"> PAGEREF _Toc387066334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7B26AB">
      <w:pPr>
        <w:pStyle w:val="Verzeichnis4"/>
        <w:rPr>
          <w:rFonts w:asciiTheme="minorHAnsi" w:eastAsiaTheme="minorEastAsia" w:hAnsiTheme="minorHAnsi" w:cstheme="minorBidi"/>
          <w:noProof/>
          <w:sz w:val="22"/>
          <w:szCs w:val="22"/>
          <w:lang w:eastAsia="de-DE"/>
        </w:rPr>
      </w:pPr>
      <w:hyperlink w:anchor="_Toc387066335" w:history="1">
        <w:r w:rsidR="00D57BC4" w:rsidRPr="00F1298B">
          <w:rPr>
            <w:rStyle w:val="Hyperlink"/>
            <w:noProof/>
          </w:rPr>
          <w:t>2.3.1.1</w:t>
        </w:r>
        <w:r w:rsidR="00D57BC4">
          <w:rPr>
            <w:rFonts w:asciiTheme="minorHAnsi" w:eastAsiaTheme="minorEastAsia" w:hAnsiTheme="minorHAnsi" w:cstheme="minorBidi"/>
            <w:noProof/>
            <w:sz w:val="22"/>
            <w:szCs w:val="22"/>
            <w:lang w:eastAsia="de-DE"/>
          </w:rPr>
          <w:tab/>
        </w:r>
        <w:r w:rsidR="00D57BC4" w:rsidRPr="00F1298B">
          <w:rPr>
            <w:rStyle w:val="Hyperlink"/>
            <w:noProof/>
          </w:rPr>
          <w:t>Hardware</w:t>
        </w:r>
        <w:r w:rsidR="00D57BC4">
          <w:rPr>
            <w:noProof/>
            <w:webHidden/>
          </w:rPr>
          <w:tab/>
        </w:r>
        <w:r w:rsidR="00D57BC4">
          <w:rPr>
            <w:noProof/>
            <w:webHidden/>
          </w:rPr>
          <w:fldChar w:fldCharType="begin"/>
        </w:r>
        <w:r w:rsidR="00D57BC4">
          <w:rPr>
            <w:noProof/>
            <w:webHidden/>
          </w:rPr>
          <w:instrText xml:space="preserve"> PAGEREF _Toc387066335 \h </w:instrText>
        </w:r>
        <w:r w:rsidR="00D57BC4">
          <w:rPr>
            <w:noProof/>
            <w:webHidden/>
          </w:rPr>
        </w:r>
        <w:r w:rsidR="00D57BC4">
          <w:rPr>
            <w:noProof/>
            <w:webHidden/>
          </w:rPr>
          <w:fldChar w:fldCharType="separate"/>
        </w:r>
        <w:r w:rsidR="00D57BC4">
          <w:rPr>
            <w:noProof/>
            <w:webHidden/>
          </w:rPr>
          <w:t>10</w:t>
        </w:r>
        <w:r w:rsidR="00D57BC4">
          <w:rPr>
            <w:noProof/>
            <w:webHidden/>
          </w:rPr>
          <w:fldChar w:fldCharType="end"/>
        </w:r>
      </w:hyperlink>
    </w:p>
    <w:p w:rsidR="00D57BC4" w:rsidRDefault="007B26AB">
      <w:pPr>
        <w:pStyle w:val="Verzeichnis4"/>
        <w:rPr>
          <w:rFonts w:asciiTheme="minorHAnsi" w:eastAsiaTheme="minorEastAsia" w:hAnsiTheme="minorHAnsi" w:cstheme="minorBidi"/>
          <w:noProof/>
          <w:sz w:val="22"/>
          <w:szCs w:val="22"/>
          <w:lang w:eastAsia="de-DE"/>
        </w:rPr>
      </w:pPr>
      <w:hyperlink w:anchor="_Toc387066336" w:history="1">
        <w:r w:rsidR="00D57BC4" w:rsidRPr="00F1298B">
          <w:rPr>
            <w:rStyle w:val="Hyperlink"/>
            <w:noProof/>
          </w:rPr>
          <w:t>2.3.1.2</w:t>
        </w:r>
        <w:r w:rsidR="00D57BC4">
          <w:rPr>
            <w:rFonts w:asciiTheme="minorHAnsi" w:eastAsiaTheme="minorEastAsia" w:hAnsiTheme="minorHAnsi" w:cstheme="minorBidi"/>
            <w:noProof/>
            <w:sz w:val="22"/>
            <w:szCs w:val="22"/>
            <w:lang w:eastAsia="de-DE"/>
          </w:rPr>
          <w:tab/>
        </w:r>
        <w:r w:rsidR="00D57BC4" w:rsidRPr="00F1298B">
          <w:rPr>
            <w:rStyle w:val="Hyperlink"/>
            <w:noProof/>
          </w:rPr>
          <w:t>Software</w:t>
        </w:r>
        <w:r w:rsidR="00D57BC4">
          <w:rPr>
            <w:noProof/>
            <w:webHidden/>
          </w:rPr>
          <w:tab/>
        </w:r>
        <w:r w:rsidR="00D57BC4">
          <w:rPr>
            <w:noProof/>
            <w:webHidden/>
          </w:rPr>
          <w:fldChar w:fldCharType="begin"/>
        </w:r>
        <w:r w:rsidR="00D57BC4">
          <w:rPr>
            <w:noProof/>
            <w:webHidden/>
          </w:rPr>
          <w:instrText xml:space="preserve"> PAGEREF _Toc387066336 \h </w:instrText>
        </w:r>
        <w:r w:rsidR="00D57BC4">
          <w:rPr>
            <w:noProof/>
            <w:webHidden/>
          </w:rPr>
        </w:r>
        <w:r w:rsidR="00D57BC4">
          <w:rPr>
            <w:noProof/>
            <w:webHidden/>
          </w:rPr>
          <w:fldChar w:fldCharType="separate"/>
        </w:r>
        <w:r w:rsidR="00D57BC4">
          <w:rPr>
            <w:noProof/>
            <w:webHidden/>
          </w:rPr>
          <w:t>13</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37" w:history="1">
        <w:r w:rsidR="00D57BC4" w:rsidRPr="00F1298B">
          <w:rPr>
            <w:rStyle w:val="Hyperlink"/>
            <w:noProof/>
          </w:rPr>
          <w:t>2.3.2</w:t>
        </w:r>
        <w:r w:rsidR="00D57BC4">
          <w:rPr>
            <w:rFonts w:asciiTheme="minorHAnsi" w:eastAsiaTheme="minorEastAsia" w:hAnsiTheme="minorHAnsi" w:cstheme="minorBidi"/>
            <w:noProof/>
            <w:sz w:val="22"/>
            <w:szCs w:val="22"/>
            <w:lang w:eastAsia="de-DE"/>
          </w:rPr>
          <w:tab/>
        </w:r>
        <w:r w:rsidR="00D57BC4" w:rsidRPr="00F1298B">
          <w:rPr>
            <w:rStyle w:val="Hyperlink"/>
            <w:noProof/>
          </w:rPr>
          <w:t>Andere humanoide Roboter</w:t>
        </w:r>
        <w:r w:rsidR="00D57BC4">
          <w:rPr>
            <w:noProof/>
            <w:webHidden/>
          </w:rPr>
          <w:tab/>
        </w:r>
        <w:r w:rsidR="00D57BC4">
          <w:rPr>
            <w:noProof/>
            <w:webHidden/>
          </w:rPr>
          <w:fldChar w:fldCharType="begin"/>
        </w:r>
        <w:r w:rsidR="00D57BC4">
          <w:rPr>
            <w:noProof/>
            <w:webHidden/>
          </w:rPr>
          <w:instrText xml:space="preserve"> PAGEREF _Toc387066337 \h </w:instrText>
        </w:r>
        <w:r w:rsidR="00D57BC4">
          <w:rPr>
            <w:noProof/>
            <w:webHidden/>
          </w:rPr>
        </w:r>
        <w:r w:rsidR="00D57BC4">
          <w:rPr>
            <w:noProof/>
            <w:webHidden/>
          </w:rPr>
          <w:fldChar w:fldCharType="separate"/>
        </w:r>
        <w:r w:rsidR="00D57BC4">
          <w:rPr>
            <w:noProof/>
            <w:webHidden/>
          </w:rPr>
          <w:t>16</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38" w:history="1">
        <w:r w:rsidR="00D57BC4" w:rsidRPr="00F1298B">
          <w:rPr>
            <w:rStyle w:val="Hyperlink"/>
            <w:noProof/>
          </w:rPr>
          <w:t>2.4</w:t>
        </w:r>
        <w:r w:rsidR="00D57BC4">
          <w:rPr>
            <w:rFonts w:asciiTheme="minorHAnsi" w:eastAsiaTheme="minorEastAsia" w:hAnsiTheme="minorHAnsi" w:cstheme="minorBidi"/>
            <w:noProof/>
            <w:sz w:val="22"/>
            <w:szCs w:val="22"/>
            <w:lang w:eastAsia="de-DE"/>
          </w:rPr>
          <w:tab/>
        </w:r>
        <w:r w:rsidR="00D57BC4" w:rsidRPr="00F1298B">
          <w:rPr>
            <w:rStyle w:val="Hyperlink"/>
            <w:noProof/>
          </w:rPr>
          <w:t>Entwicklungsumgebung</w:t>
        </w:r>
        <w:r w:rsidR="00D57BC4">
          <w:rPr>
            <w:noProof/>
            <w:webHidden/>
          </w:rPr>
          <w:tab/>
        </w:r>
        <w:r w:rsidR="00D57BC4">
          <w:rPr>
            <w:noProof/>
            <w:webHidden/>
          </w:rPr>
          <w:fldChar w:fldCharType="begin"/>
        </w:r>
        <w:r w:rsidR="00D57BC4">
          <w:rPr>
            <w:noProof/>
            <w:webHidden/>
          </w:rPr>
          <w:instrText xml:space="preserve"> PAGEREF _Toc387066338 \h </w:instrText>
        </w:r>
        <w:r w:rsidR="00D57BC4">
          <w:rPr>
            <w:noProof/>
            <w:webHidden/>
          </w:rPr>
        </w:r>
        <w:r w:rsidR="00D57BC4">
          <w:rPr>
            <w:noProof/>
            <w:webHidden/>
          </w:rPr>
          <w:fldChar w:fldCharType="separate"/>
        </w:r>
        <w:r w:rsidR="00D57BC4">
          <w:rPr>
            <w:noProof/>
            <w:webHidden/>
          </w:rPr>
          <w:t>17</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39" w:history="1">
        <w:r w:rsidR="00D57BC4" w:rsidRPr="00F1298B">
          <w:rPr>
            <w:rStyle w:val="Hyperlink"/>
            <w:noProof/>
          </w:rPr>
          <w:t>2.5</w:t>
        </w:r>
        <w:r w:rsidR="00D57BC4">
          <w:rPr>
            <w:rFonts w:asciiTheme="minorHAnsi" w:eastAsiaTheme="minorEastAsia" w:hAnsiTheme="minorHAnsi" w:cstheme="minorBidi"/>
            <w:noProof/>
            <w:sz w:val="22"/>
            <w:szCs w:val="22"/>
            <w:lang w:eastAsia="de-DE"/>
          </w:rPr>
          <w:tab/>
        </w:r>
        <w:r w:rsidR="00D57BC4" w:rsidRPr="00F1298B">
          <w:rPr>
            <w:rStyle w:val="Hyperlink"/>
            <w:noProof/>
          </w:rPr>
          <w:t>Threads</w:t>
        </w:r>
        <w:r w:rsidR="00D57BC4">
          <w:rPr>
            <w:noProof/>
            <w:webHidden/>
          </w:rPr>
          <w:tab/>
        </w:r>
        <w:r w:rsidR="00D57BC4">
          <w:rPr>
            <w:noProof/>
            <w:webHidden/>
          </w:rPr>
          <w:fldChar w:fldCharType="begin"/>
        </w:r>
        <w:r w:rsidR="00D57BC4">
          <w:rPr>
            <w:noProof/>
            <w:webHidden/>
          </w:rPr>
          <w:instrText xml:space="preserve"> PAGEREF _Toc387066339 \h </w:instrText>
        </w:r>
        <w:r w:rsidR="00D57BC4">
          <w:rPr>
            <w:noProof/>
            <w:webHidden/>
          </w:rPr>
        </w:r>
        <w:r w:rsidR="00D57BC4">
          <w:rPr>
            <w:noProof/>
            <w:webHidden/>
          </w:rPr>
          <w:fldChar w:fldCharType="separate"/>
        </w:r>
        <w:r w:rsidR="00D57BC4">
          <w:rPr>
            <w:noProof/>
            <w:webHidden/>
          </w:rPr>
          <w:t>17</w:t>
        </w:r>
        <w:r w:rsidR="00D57BC4">
          <w:rPr>
            <w:noProof/>
            <w:webHidden/>
          </w:rPr>
          <w:fldChar w:fldCharType="end"/>
        </w:r>
      </w:hyperlink>
    </w:p>
    <w:p w:rsidR="00D57BC4" w:rsidRDefault="007B26AB">
      <w:pPr>
        <w:pStyle w:val="Verzeichnis1"/>
        <w:tabs>
          <w:tab w:val="left" w:pos="480"/>
        </w:tabs>
        <w:rPr>
          <w:rFonts w:asciiTheme="minorHAnsi" w:eastAsiaTheme="minorEastAsia" w:hAnsiTheme="minorHAnsi" w:cstheme="minorBidi"/>
          <w:sz w:val="22"/>
          <w:szCs w:val="22"/>
          <w:lang w:eastAsia="de-DE"/>
        </w:rPr>
      </w:pPr>
      <w:hyperlink w:anchor="_Toc387066340" w:history="1">
        <w:r w:rsidR="00D57BC4" w:rsidRPr="00F1298B">
          <w:rPr>
            <w:rStyle w:val="Hyperlink"/>
          </w:rPr>
          <w:t>3</w:t>
        </w:r>
        <w:r w:rsidR="00D57BC4">
          <w:rPr>
            <w:rFonts w:asciiTheme="minorHAnsi" w:eastAsiaTheme="minorEastAsia" w:hAnsiTheme="minorHAnsi" w:cstheme="minorBidi"/>
            <w:sz w:val="22"/>
            <w:szCs w:val="22"/>
            <w:lang w:eastAsia="de-DE"/>
          </w:rPr>
          <w:tab/>
        </w:r>
        <w:r w:rsidR="00D57BC4" w:rsidRPr="00F1298B">
          <w:rPr>
            <w:rStyle w:val="Hyperlink"/>
          </w:rPr>
          <w:t>Konzeption/Planung</w:t>
        </w:r>
        <w:r w:rsidR="00D57BC4">
          <w:rPr>
            <w:webHidden/>
          </w:rPr>
          <w:tab/>
        </w:r>
        <w:r w:rsidR="00D57BC4">
          <w:rPr>
            <w:webHidden/>
          </w:rPr>
          <w:fldChar w:fldCharType="begin"/>
        </w:r>
        <w:r w:rsidR="00D57BC4">
          <w:rPr>
            <w:webHidden/>
          </w:rPr>
          <w:instrText xml:space="preserve"> PAGEREF _Toc387066340 \h </w:instrText>
        </w:r>
        <w:r w:rsidR="00D57BC4">
          <w:rPr>
            <w:webHidden/>
          </w:rPr>
        </w:r>
        <w:r w:rsidR="00D57BC4">
          <w:rPr>
            <w:webHidden/>
          </w:rPr>
          <w:fldChar w:fldCharType="separate"/>
        </w:r>
        <w:r w:rsidR="00D57BC4">
          <w:rPr>
            <w:webHidden/>
          </w:rPr>
          <w:t>20</w:t>
        </w:r>
        <w:r w:rsidR="00D57BC4">
          <w:rPr>
            <w:webHidden/>
          </w:rPr>
          <w:fldChar w:fldCharType="end"/>
        </w:r>
      </w:hyperlink>
    </w:p>
    <w:p w:rsidR="00D57BC4" w:rsidRDefault="007B26AB">
      <w:pPr>
        <w:pStyle w:val="Verzeichnis1"/>
        <w:tabs>
          <w:tab w:val="left" w:pos="480"/>
        </w:tabs>
        <w:rPr>
          <w:rFonts w:asciiTheme="minorHAnsi" w:eastAsiaTheme="minorEastAsia" w:hAnsiTheme="minorHAnsi" w:cstheme="minorBidi"/>
          <w:sz w:val="22"/>
          <w:szCs w:val="22"/>
          <w:lang w:eastAsia="de-DE"/>
        </w:rPr>
      </w:pPr>
      <w:hyperlink w:anchor="_Toc387066341" w:history="1">
        <w:r w:rsidR="00D57BC4" w:rsidRPr="00F1298B">
          <w:rPr>
            <w:rStyle w:val="Hyperlink"/>
          </w:rPr>
          <w:t>4</w:t>
        </w:r>
        <w:r w:rsidR="00D57BC4">
          <w:rPr>
            <w:rFonts w:asciiTheme="minorHAnsi" w:eastAsiaTheme="minorEastAsia" w:hAnsiTheme="minorHAnsi" w:cstheme="minorBidi"/>
            <w:sz w:val="22"/>
            <w:szCs w:val="22"/>
            <w:lang w:eastAsia="de-DE"/>
          </w:rPr>
          <w:tab/>
        </w:r>
        <w:r w:rsidR="00D57BC4" w:rsidRPr="00F1298B">
          <w:rPr>
            <w:rStyle w:val="Hyperlink"/>
          </w:rPr>
          <w:t>Umsetzung</w:t>
        </w:r>
        <w:r w:rsidR="00D57BC4">
          <w:rPr>
            <w:webHidden/>
          </w:rPr>
          <w:tab/>
        </w:r>
        <w:r w:rsidR="00D57BC4">
          <w:rPr>
            <w:webHidden/>
          </w:rPr>
          <w:fldChar w:fldCharType="begin"/>
        </w:r>
        <w:r w:rsidR="00D57BC4">
          <w:rPr>
            <w:webHidden/>
          </w:rPr>
          <w:instrText xml:space="preserve"> PAGEREF _Toc387066341 \h </w:instrText>
        </w:r>
        <w:r w:rsidR="00D57BC4">
          <w:rPr>
            <w:webHidden/>
          </w:rPr>
        </w:r>
        <w:r w:rsidR="00D57BC4">
          <w:rPr>
            <w:webHidden/>
          </w:rPr>
          <w:fldChar w:fldCharType="separate"/>
        </w:r>
        <w:r w:rsidR="00D57BC4">
          <w:rPr>
            <w:webHidden/>
          </w:rPr>
          <w:t>21</w:t>
        </w:r>
        <w:r w:rsidR="00D57BC4">
          <w:rPr>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42" w:history="1">
        <w:r w:rsidR="00D57BC4" w:rsidRPr="00F1298B">
          <w:rPr>
            <w:rStyle w:val="Hyperlink"/>
            <w:noProof/>
          </w:rPr>
          <w:t>4.1</w:t>
        </w:r>
        <w:r w:rsidR="00D57BC4">
          <w:rPr>
            <w:rFonts w:asciiTheme="minorHAnsi" w:eastAsiaTheme="minorEastAsia" w:hAnsiTheme="minorHAnsi" w:cstheme="minorBidi"/>
            <w:noProof/>
            <w:sz w:val="22"/>
            <w:szCs w:val="22"/>
            <w:lang w:eastAsia="de-DE"/>
          </w:rPr>
          <w:tab/>
        </w:r>
        <w:r w:rsidR="00D57BC4" w:rsidRPr="00F1298B">
          <w:rPr>
            <w:rStyle w:val="Hyperlink"/>
            <w:noProof/>
          </w:rPr>
          <w:t>Programmstruktur / Architektur - Dennis</w:t>
        </w:r>
        <w:r w:rsidR="00D57BC4">
          <w:rPr>
            <w:noProof/>
            <w:webHidden/>
          </w:rPr>
          <w:tab/>
        </w:r>
        <w:r w:rsidR="00D57BC4">
          <w:rPr>
            <w:noProof/>
            <w:webHidden/>
          </w:rPr>
          <w:fldChar w:fldCharType="begin"/>
        </w:r>
        <w:r w:rsidR="00D57BC4">
          <w:rPr>
            <w:noProof/>
            <w:webHidden/>
          </w:rPr>
          <w:instrText xml:space="preserve"> PAGEREF _Toc387066342 \h </w:instrText>
        </w:r>
        <w:r w:rsidR="00D57BC4">
          <w:rPr>
            <w:noProof/>
            <w:webHidden/>
          </w:rPr>
        </w:r>
        <w:r w:rsidR="00D57BC4">
          <w:rPr>
            <w:noProof/>
            <w:webHidden/>
          </w:rPr>
          <w:fldChar w:fldCharType="separate"/>
        </w:r>
        <w:r w:rsidR="00D57BC4">
          <w:rPr>
            <w:noProof/>
            <w:webHidden/>
          </w:rPr>
          <w:t>21</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43" w:history="1">
        <w:r w:rsidR="00D57BC4" w:rsidRPr="00F1298B">
          <w:rPr>
            <w:rStyle w:val="Hyperlink"/>
            <w:noProof/>
          </w:rPr>
          <w:t>4.1.1</w:t>
        </w:r>
        <w:r w:rsidR="00D57BC4">
          <w:rPr>
            <w:rFonts w:asciiTheme="minorHAnsi" w:eastAsiaTheme="minorEastAsia" w:hAnsiTheme="minorHAnsi" w:cstheme="minorBidi"/>
            <w:noProof/>
            <w:sz w:val="22"/>
            <w:szCs w:val="22"/>
            <w:lang w:eastAsia="de-DE"/>
          </w:rPr>
          <w:tab/>
        </w:r>
        <w:r w:rsidR="00D57BC4" w:rsidRPr="00F1298B">
          <w:rPr>
            <w:rStyle w:val="Hyperlink"/>
            <w:noProof/>
          </w:rPr>
          <w:t>Programmablauf bei einer Bewegungsnachahmung</w:t>
        </w:r>
        <w:r w:rsidR="00D57BC4">
          <w:rPr>
            <w:noProof/>
            <w:webHidden/>
          </w:rPr>
          <w:tab/>
        </w:r>
        <w:r w:rsidR="00D57BC4">
          <w:rPr>
            <w:noProof/>
            <w:webHidden/>
          </w:rPr>
          <w:fldChar w:fldCharType="begin"/>
        </w:r>
        <w:r w:rsidR="00D57BC4">
          <w:rPr>
            <w:noProof/>
            <w:webHidden/>
          </w:rPr>
          <w:instrText xml:space="preserve"> PAGEREF _Toc387066343 \h </w:instrText>
        </w:r>
        <w:r w:rsidR="00D57BC4">
          <w:rPr>
            <w:noProof/>
            <w:webHidden/>
          </w:rPr>
        </w:r>
        <w:r w:rsidR="00D57BC4">
          <w:rPr>
            <w:noProof/>
            <w:webHidden/>
          </w:rPr>
          <w:fldChar w:fldCharType="separate"/>
        </w:r>
        <w:r w:rsidR="00D57BC4">
          <w:rPr>
            <w:noProof/>
            <w:webHidden/>
          </w:rPr>
          <w:t>23</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44" w:history="1">
        <w:r w:rsidR="00D57BC4" w:rsidRPr="00F1298B">
          <w:rPr>
            <w:rStyle w:val="Hyperlink"/>
            <w:noProof/>
          </w:rPr>
          <w:t>4.1.2</w:t>
        </w:r>
        <w:r w:rsidR="00D57BC4">
          <w:rPr>
            <w:rFonts w:asciiTheme="minorHAnsi" w:eastAsiaTheme="minorEastAsia" w:hAnsiTheme="minorHAnsi" w:cstheme="minorBidi"/>
            <w:noProof/>
            <w:sz w:val="22"/>
            <w:szCs w:val="22"/>
            <w:lang w:eastAsia="de-DE"/>
          </w:rPr>
          <w:tab/>
        </w:r>
        <w:r w:rsidR="00D57BC4" w:rsidRPr="00F1298B">
          <w:rPr>
            <w:rStyle w:val="Hyperlink"/>
            <w:noProof/>
          </w:rPr>
          <w:t>Warum Threads?</w:t>
        </w:r>
        <w:r w:rsidR="00D57BC4">
          <w:rPr>
            <w:noProof/>
            <w:webHidden/>
          </w:rPr>
          <w:tab/>
        </w:r>
        <w:r w:rsidR="00D57BC4">
          <w:rPr>
            <w:noProof/>
            <w:webHidden/>
          </w:rPr>
          <w:fldChar w:fldCharType="begin"/>
        </w:r>
        <w:r w:rsidR="00D57BC4">
          <w:rPr>
            <w:noProof/>
            <w:webHidden/>
          </w:rPr>
          <w:instrText xml:space="preserve"> PAGEREF _Toc387066344 \h </w:instrText>
        </w:r>
        <w:r w:rsidR="00D57BC4">
          <w:rPr>
            <w:noProof/>
            <w:webHidden/>
          </w:rPr>
        </w:r>
        <w:r w:rsidR="00D57BC4">
          <w:rPr>
            <w:noProof/>
            <w:webHidden/>
          </w:rPr>
          <w:fldChar w:fldCharType="separate"/>
        </w:r>
        <w:r w:rsidR="00D57BC4">
          <w:rPr>
            <w:noProof/>
            <w:webHidden/>
          </w:rPr>
          <w:t>27</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45" w:history="1">
        <w:r w:rsidR="00D57BC4" w:rsidRPr="00F1298B">
          <w:rPr>
            <w:rStyle w:val="Hyperlink"/>
            <w:noProof/>
          </w:rPr>
          <w:t>4.2</w:t>
        </w:r>
        <w:r w:rsidR="00D57BC4">
          <w:rPr>
            <w:rFonts w:asciiTheme="minorHAnsi" w:eastAsiaTheme="minorEastAsia" w:hAnsiTheme="minorHAnsi" w:cstheme="minorBidi"/>
            <w:noProof/>
            <w:sz w:val="22"/>
            <w:szCs w:val="22"/>
            <w:lang w:eastAsia="de-DE"/>
          </w:rPr>
          <w:tab/>
        </w:r>
        <w:r w:rsidR="00D57BC4" w:rsidRPr="00F1298B">
          <w:rPr>
            <w:rStyle w:val="Hyperlink"/>
            <w:noProof/>
          </w:rPr>
          <w:t>Nao</w:t>
        </w:r>
        <w:r w:rsidR="00D57BC4">
          <w:rPr>
            <w:noProof/>
            <w:webHidden/>
          </w:rPr>
          <w:tab/>
        </w:r>
        <w:r w:rsidR="00D57BC4">
          <w:rPr>
            <w:noProof/>
            <w:webHidden/>
          </w:rPr>
          <w:fldChar w:fldCharType="begin"/>
        </w:r>
        <w:r w:rsidR="00D57BC4">
          <w:rPr>
            <w:noProof/>
            <w:webHidden/>
          </w:rPr>
          <w:instrText xml:space="preserve"> PAGEREF _Toc387066345 \h </w:instrText>
        </w:r>
        <w:r w:rsidR="00D57BC4">
          <w:rPr>
            <w:noProof/>
            <w:webHidden/>
          </w:rPr>
        </w:r>
        <w:r w:rsidR="00D57BC4">
          <w:rPr>
            <w:noProof/>
            <w:webHidden/>
          </w:rPr>
          <w:fldChar w:fldCharType="separate"/>
        </w:r>
        <w:r w:rsidR="00D57BC4">
          <w:rPr>
            <w:noProof/>
            <w:webHidden/>
          </w:rPr>
          <w:t>29</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46" w:history="1">
        <w:r w:rsidR="00D57BC4" w:rsidRPr="00F1298B">
          <w:rPr>
            <w:rStyle w:val="Hyperlink"/>
            <w:noProof/>
          </w:rPr>
          <w:t>4.2.1</w:t>
        </w:r>
        <w:r w:rsidR="00D57BC4">
          <w:rPr>
            <w:rFonts w:asciiTheme="minorHAnsi" w:eastAsiaTheme="minorEastAsia" w:hAnsiTheme="minorHAnsi" w:cstheme="minorBidi"/>
            <w:noProof/>
            <w:sz w:val="22"/>
            <w:szCs w:val="22"/>
            <w:lang w:eastAsia="de-DE"/>
          </w:rPr>
          <w:tab/>
        </w:r>
        <w:r w:rsidR="00D57BC4" w:rsidRPr="00F1298B">
          <w:rPr>
            <w:rStyle w:val="Hyperlink"/>
            <w:noProof/>
          </w:rPr>
          <w:t>Zufällige Bewegung ausführen</w:t>
        </w:r>
        <w:r w:rsidR="00D57BC4">
          <w:rPr>
            <w:noProof/>
            <w:webHidden/>
          </w:rPr>
          <w:tab/>
        </w:r>
        <w:r w:rsidR="00D57BC4">
          <w:rPr>
            <w:noProof/>
            <w:webHidden/>
          </w:rPr>
          <w:fldChar w:fldCharType="begin"/>
        </w:r>
        <w:r w:rsidR="00D57BC4">
          <w:rPr>
            <w:noProof/>
            <w:webHidden/>
          </w:rPr>
          <w:instrText xml:space="preserve"> PAGEREF _Toc387066346 \h </w:instrText>
        </w:r>
        <w:r w:rsidR="00D57BC4">
          <w:rPr>
            <w:noProof/>
            <w:webHidden/>
          </w:rPr>
        </w:r>
        <w:r w:rsidR="00D57BC4">
          <w:rPr>
            <w:noProof/>
            <w:webHidden/>
          </w:rPr>
          <w:fldChar w:fldCharType="separate"/>
        </w:r>
        <w:r w:rsidR="00D57BC4">
          <w:rPr>
            <w:noProof/>
            <w:webHidden/>
          </w:rPr>
          <w:t>29</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47" w:history="1">
        <w:r w:rsidR="00D57BC4" w:rsidRPr="00F1298B">
          <w:rPr>
            <w:rStyle w:val="Hyperlink"/>
            <w:noProof/>
          </w:rPr>
          <w:t>4.2.2</w:t>
        </w:r>
        <w:r w:rsidR="00D57BC4">
          <w:rPr>
            <w:rFonts w:asciiTheme="minorHAnsi" w:eastAsiaTheme="minorEastAsia" w:hAnsiTheme="minorHAnsi" w:cstheme="minorBidi"/>
            <w:noProof/>
            <w:sz w:val="22"/>
            <w:szCs w:val="22"/>
            <w:lang w:eastAsia="de-DE"/>
          </w:rPr>
          <w:tab/>
        </w:r>
        <w:r w:rsidR="00D57BC4" w:rsidRPr="00F1298B">
          <w:rPr>
            <w:rStyle w:val="Hyperlink"/>
            <w:noProof/>
          </w:rPr>
          <w:t>Bewegung wiederholen</w:t>
        </w:r>
        <w:r w:rsidR="00D57BC4">
          <w:rPr>
            <w:noProof/>
            <w:webHidden/>
          </w:rPr>
          <w:tab/>
        </w:r>
        <w:r w:rsidR="00D57BC4">
          <w:rPr>
            <w:noProof/>
            <w:webHidden/>
          </w:rPr>
          <w:fldChar w:fldCharType="begin"/>
        </w:r>
        <w:r w:rsidR="00D57BC4">
          <w:rPr>
            <w:noProof/>
            <w:webHidden/>
          </w:rPr>
          <w:instrText xml:space="preserve"> PAGEREF _Toc387066347 \h </w:instrText>
        </w:r>
        <w:r w:rsidR="00D57BC4">
          <w:rPr>
            <w:noProof/>
            <w:webHidden/>
          </w:rPr>
        </w:r>
        <w:r w:rsidR="00D57BC4">
          <w:rPr>
            <w:noProof/>
            <w:webHidden/>
          </w:rPr>
          <w:fldChar w:fldCharType="separate"/>
        </w:r>
        <w:r w:rsidR="00D57BC4">
          <w:rPr>
            <w:noProof/>
            <w:webHidden/>
          </w:rPr>
          <w:t>31</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48" w:history="1">
        <w:r w:rsidR="00D57BC4" w:rsidRPr="00F1298B">
          <w:rPr>
            <w:rStyle w:val="Hyperlink"/>
            <w:noProof/>
          </w:rPr>
          <w:t>4.2.3</w:t>
        </w:r>
        <w:r w:rsidR="00D57BC4">
          <w:rPr>
            <w:rFonts w:asciiTheme="minorHAnsi" w:eastAsiaTheme="minorEastAsia" w:hAnsiTheme="minorHAnsi" w:cstheme="minorBidi"/>
            <w:noProof/>
            <w:sz w:val="22"/>
            <w:szCs w:val="22"/>
            <w:lang w:eastAsia="de-DE"/>
          </w:rPr>
          <w:tab/>
        </w:r>
        <w:r w:rsidR="00D57BC4" w:rsidRPr="00F1298B">
          <w:rPr>
            <w:rStyle w:val="Hyperlink"/>
            <w:noProof/>
          </w:rPr>
          <w:t>Beispiel einer spezifischen Bewegung</w:t>
        </w:r>
        <w:r w:rsidR="00D57BC4">
          <w:rPr>
            <w:noProof/>
            <w:webHidden/>
          </w:rPr>
          <w:tab/>
        </w:r>
        <w:r w:rsidR="00D57BC4">
          <w:rPr>
            <w:noProof/>
            <w:webHidden/>
          </w:rPr>
          <w:fldChar w:fldCharType="begin"/>
        </w:r>
        <w:r w:rsidR="00D57BC4">
          <w:rPr>
            <w:noProof/>
            <w:webHidden/>
          </w:rPr>
          <w:instrText xml:space="preserve"> PAGEREF _Toc387066348 \h </w:instrText>
        </w:r>
        <w:r w:rsidR="00D57BC4">
          <w:rPr>
            <w:noProof/>
            <w:webHidden/>
          </w:rPr>
        </w:r>
        <w:r w:rsidR="00D57BC4">
          <w:rPr>
            <w:noProof/>
            <w:webHidden/>
          </w:rPr>
          <w:fldChar w:fldCharType="separate"/>
        </w:r>
        <w:r w:rsidR="00D57BC4">
          <w:rPr>
            <w:noProof/>
            <w:webHidden/>
          </w:rPr>
          <w:t>31</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49" w:history="1">
        <w:r w:rsidR="00D57BC4" w:rsidRPr="00F1298B">
          <w:rPr>
            <w:rStyle w:val="Hyperlink"/>
            <w:noProof/>
          </w:rPr>
          <w:t>4.2.4</w:t>
        </w:r>
        <w:r w:rsidR="00D57BC4">
          <w:rPr>
            <w:rFonts w:asciiTheme="minorHAnsi" w:eastAsiaTheme="minorEastAsia" w:hAnsiTheme="minorHAnsi" w:cstheme="minorBidi"/>
            <w:noProof/>
            <w:sz w:val="22"/>
            <w:szCs w:val="22"/>
            <w:lang w:eastAsia="de-DE"/>
          </w:rPr>
          <w:tab/>
        </w:r>
        <w:r w:rsidR="00D57BC4" w:rsidRPr="00F1298B">
          <w:rPr>
            <w:rStyle w:val="Hyperlink"/>
            <w:noProof/>
          </w:rPr>
          <w:t>Speicherung Winkel vom Nao</w:t>
        </w:r>
        <w:r w:rsidR="00D57BC4">
          <w:rPr>
            <w:noProof/>
            <w:webHidden/>
          </w:rPr>
          <w:tab/>
        </w:r>
        <w:r w:rsidR="00D57BC4">
          <w:rPr>
            <w:noProof/>
            <w:webHidden/>
          </w:rPr>
          <w:fldChar w:fldCharType="begin"/>
        </w:r>
        <w:r w:rsidR="00D57BC4">
          <w:rPr>
            <w:noProof/>
            <w:webHidden/>
          </w:rPr>
          <w:instrText xml:space="preserve"> PAGEREF _Toc387066349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50" w:history="1">
        <w:r w:rsidR="00D57BC4" w:rsidRPr="00F1298B">
          <w:rPr>
            <w:rStyle w:val="Hyperlink"/>
            <w:noProof/>
          </w:rPr>
          <w:t>4.3</w:t>
        </w:r>
        <w:r w:rsidR="00D57BC4">
          <w:rPr>
            <w:rFonts w:asciiTheme="minorHAnsi" w:eastAsiaTheme="minorEastAsia" w:hAnsiTheme="minorHAnsi" w:cstheme="minorBidi"/>
            <w:noProof/>
            <w:sz w:val="22"/>
            <w:szCs w:val="22"/>
            <w:lang w:eastAsia="de-DE"/>
          </w:rPr>
          <w:tab/>
        </w:r>
        <w:r w:rsidR="00D57BC4" w:rsidRPr="00F1298B">
          <w:rPr>
            <w:rStyle w:val="Hyperlink"/>
            <w:noProof/>
          </w:rPr>
          <w:t>Kinect</w:t>
        </w:r>
        <w:r w:rsidR="00D57BC4">
          <w:rPr>
            <w:noProof/>
            <w:webHidden/>
          </w:rPr>
          <w:tab/>
        </w:r>
        <w:r w:rsidR="00D57BC4">
          <w:rPr>
            <w:noProof/>
            <w:webHidden/>
          </w:rPr>
          <w:fldChar w:fldCharType="begin"/>
        </w:r>
        <w:r w:rsidR="00D57BC4">
          <w:rPr>
            <w:noProof/>
            <w:webHidden/>
          </w:rPr>
          <w:instrText xml:space="preserve"> PAGEREF _Toc387066350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51" w:history="1">
        <w:r w:rsidR="00D57BC4" w:rsidRPr="00F1298B">
          <w:rPr>
            <w:rStyle w:val="Hyperlink"/>
            <w:noProof/>
          </w:rPr>
          <w:t>4.3.1</w:t>
        </w:r>
        <w:r w:rsidR="00D57BC4">
          <w:rPr>
            <w:rFonts w:asciiTheme="minorHAnsi" w:eastAsiaTheme="minorEastAsia" w:hAnsiTheme="minorHAnsi" w:cstheme="minorBidi"/>
            <w:noProof/>
            <w:sz w:val="22"/>
            <w:szCs w:val="22"/>
            <w:lang w:eastAsia="de-DE"/>
          </w:rPr>
          <w:tab/>
        </w:r>
        <w:r w:rsidR="00D57BC4" w:rsidRPr="00F1298B">
          <w:rPr>
            <w:rStyle w:val="Hyperlink"/>
            <w:noProof/>
          </w:rPr>
          <w:t>Berechnung Winkel Kinect</w:t>
        </w:r>
        <w:r w:rsidR="00D57BC4">
          <w:rPr>
            <w:noProof/>
            <w:webHidden/>
          </w:rPr>
          <w:tab/>
        </w:r>
        <w:r w:rsidR="00D57BC4">
          <w:rPr>
            <w:noProof/>
            <w:webHidden/>
          </w:rPr>
          <w:fldChar w:fldCharType="begin"/>
        </w:r>
        <w:r w:rsidR="00D57BC4">
          <w:rPr>
            <w:noProof/>
            <w:webHidden/>
          </w:rPr>
          <w:instrText xml:space="preserve"> PAGEREF _Toc387066351 \h </w:instrText>
        </w:r>
        <w:r w:rsidR="00D57BC4">
          <w:rPr>
            <w:noProof/>
            <w:webHidden/>
          </w:rPr>
        </w:r>
        <w:r w:rsidR="00D57BC4">
          <w:rPr>
            <w:noProof/>
            <w:webHidden/>
          </w:rPr>
          <w:fldChar w:fldCharType="separate"/>
        </w:r>
        <w:r w:rsidR="00D57BC4">
          <w:rPr>
            <w:noProof/>
            <w:webHidden/>
          </w:rPr>
          <w:t>33</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52" w:history="1">
        <w:r w:rsidR="00D57BC4" w:rsidRPr="00F1298B">
          <w:rPr>
            <w:rStyle w:val="Hyperlink"/>
            <w:noProof/>
          </w:rPr>
          <w:t>4.3.2</w:t>
        </w:r>
        <w:r w:rsidR="00D57BC4">
          <w:rPr>
            <w:rFonts w:asciiTheme="minorHAnsi" w:eastAsiaTheme="minorEastAsia" w:hAnsiTheme="minorHAnsi" w:cstheme="minorBidi"/>
            <w:noProof/>
            <w:sz w:val="22"/>
            <w:szCs w:val="22"/>
            <w:lang w:eastAsia="de-DE"/>
          </w:rPr>
          <w:tab/>
        </w:r>
        <w:r w:rsidR="00D57BC4" w:rsidRPr="00F1298B">
          <w:rPr>
            <w:rStyle w:val="Hyperlink"/>
            <w:noProof/>
          </w:rPr>
          <w:t>Vergleich Winkel Kinect &lt;-&gt; Nao</w:t>
        </w:r>
        <w:r w:rsidR="00D57BC4">
          <w:rPr>
            <w:noProof/>
            <w:webHidden/>
          </w:rPr>
          <w:tab/>
        </w:r>
        <w:r w:rsidR="00D57BC4">
          <w:rPr>
            <w:noProof/>
            <w:webHidden/>
          </w:rPr>
          <w:fldChar w:fldCharType="begin"/>
        </w:r>
        <w:r w:rsidR="00D57BC4">
          <w:rPr>
            <w:noProof/>
            <w:webHidden/>
          </w:rPr>
          <w:instrText xml:space="preserve"> PAGEREF _Toc387066352 \h </w:instrText>
        </w:r>
        <w:r w:rsidR="00D57BC4">
          <w:rPr>
            <w:noProof/>
            <w:webHidden/>
          </w:rPr>
        </w:r>
        <w:r w:rsidR="00D57BC4">
          <w:rPr>
            <w:noProof/>
            <w:webHidden/>
          </w:rPr>
          <w:fldChar w:fldCharType="separate"/>
        </w:r>
        <w:r w:rsidR="00D57BC4">
          <w:rPr>
            <w:noProof/>
            <w:webHidden/>
          </w:rPr>
          <w:t>34</w:t>
        </w:r>
        <w:r w:rsidR="00D57BC4">
          <w:rPr>
            <w:noProof/>
            <w:webHidden/>
          </w:rPr>
          <w:fldChar w:fldCharType="end"/>
        </w:r>
      </w:hyperlink>
    </w:p>
    <w:p w:rsidR="00D57BC4" w:rsidRDefault="007B26AB">
      <w:pPr>
        <w:pStyle w:val="Verzeichnis3"/>
        <w:rPr>
          <w:rFonts w:asciiTheme="minorHAnsi" w:eastAsiaTheme="minorEastAsia" w:hAnsiTheme="minorHAnsi" w:cstheme="minorBidi"/>
          <w:noProof/>
          <w:sz w:val="22"/>
          <w:szCs w:val="22"/>
          <w:lang w:eastAsia="de-DE"/>
        </w:rPr>
      </w:pPr>
      <w:hyperlink w:anchor="_Toc387066353" w:history="1">
        <w:r w:rsidR="00D57BC4" w:rsidRPr="00F1298B">
          <w:rPr>
            <w:rStyle w:val="Hyperlink"/>
            <w:noProof/>
          </w:rPr>
          <w:t>4.3.3</w:t>
        </w:r>
        <w:r w:rsidR="00D57BC4">
          <w:rPr>
            <w:rFonts w:asciiTheme="minorHAnsi" w:eastAsiaTheme="minorEastAsia" w:hAnsiTheme="minorHAnsi" w:cstheme="minorBidi"/>
            <w:noProof/>
            <w:sz w:val="22"/>
            <w:szCs w:val="22"/>
            <w:lang w:eastAsia="de-DE"/>
          </w:rPr>
          <w:tab/>
        </w:r>
        <w:r w:rsidR="00D57BC4" w:rsidRPr="00F1298B">
          <w:rPr>
            <w:rStyle w:val="Hyperlink"/>
            <w:noProof/>
          </w:rPr>
          <w:t>Schwierigkeitsgrade</w:t>
        </w:r>
        <w:r w:rsidR="00D57BC4">
          <w:rPr>
            <w:noProof/>
            <w:webHidden/>
          </w:rPr>
          <w:tab/>
        </w:r>
        <w:r w:rsidR="00D57BC4">
          <w:rPr>
            <w:noProof/>
            <w:webHidden/>
          </w:rPr>
          <w:fldChar w:fldCharType="begin"/>
        </w:r>
        <w:r w:rsidR="00D57BC4">
          <w:rPr>
            <w:noProof/>
            <w:webHidden/>
          </w:rPr>
          <w:instrText xml:space="preserve"> PAGEREF _Toc387066353 \h </w:instrText>
        </w:r>
        <w:r w:rsidR="00D57BC4">
          <w:rPr>
            <w:noProof/>
            <w:webHidden/>
          </w:rPr>
        </w:r>
        <w:r w:rsidR="00D57BC4">
          <w:rPr>
            <w:noProof/>
            <w:webHidden/>
          </w:rPr>
          <w:fldChar w:fldCharType="separate"/>
        </w:r>
        <w:r w:rsidR="00D57BC4">
          <w:rPr>
            <w:noProof/>
            <w:webHidden/>
          </w:rPr>
          <w:t>35</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54" w:history="1">
        <w:r w:rsidR="00D57BC4" w:rsidRPr="00F1298B">
          <w:rPr>
            <w:rStyle w:val="Hyperlink"/>
            <w:noProof/>
          </w:rPr>
          <w:t>4.4</w:t>
        </w:r>
        <w:r w:rsidR="00D57BC4">
          <w:rPr>
            <w:rFonts w:asciiTheme="minorHAnsi" w:eastAsiaTheme="minorEastAsia" w:hAnsiTheme="minorHAnsi" w:cstheme="minorBidi"/>
            <w:noProof/>
            <w:sz w:val="22"/>
            <w:szCs w:val="22"/>
            <w:lang w:eastAsia="de-DE"/>
          </w:rPr>
          <w:tab/>
        </w:r>
        <w:r w:rsidR="00D57BC4" w:rsidRPr="00F1298B">
          <w:rPr>
            <w:rStyle w:val="Hyperlink"/>
            <w:noProof/>
          </w:rPr>
          <w:t>GUI</w:t>
        </w:r>
        <w:r w:rsidR="00D57BC4">
          <w:rPr>
            <w:noProof/>
            <w:webHidden/>
          </w:rPr>
          <w:tab/>
        </w:r>
        <w:r w:rsidR="00D57BC4">
          <w:rPr>
            <w:noProof/>
            <w:webHidden/>
          </w:rPr>
          <w:fldChar w:fldCharType="begin"/>
        </w:r>
        <w:r w:rsidR="00D57BC4">
          <w:rPr>
            <w:noProof/>
            <w:webHidden/>
          </w:rPr>
          <w:instrText xml:space="preserve"> PAGEREF _Toc387066354 \h </w:instrText>
        </w:r>
        <w:r w:rsidR="00D57BC4">
          <w:rPr>
            <w:noProof/>
            <w:webHidden/>
          </w:rPr>
        </w:r>
        <w:r w:rsidR="00D57BC4">
          <w:rPr>
            <w:noProof/>
            <w:webHidden/>
          </w:rPr>
          <w:fldChar w:fldCharType="separate"/>
        </w:r>
        <w:r w:rsidR="00D57BC4">
          <w:rPr>
            <w:noProof/>
            <w:webHidden/>
          </w:rPr>
          <w:t>35</w:t>
        </w:r>
        <w:r w:rsidR="00D57BC4">
          <w:rPr>
            <w:noProof/>
            <w:webHidden/>
          </w:rPr>
          <w:fldChar w:fldCharType="end"/>
        </w:r>
      </w:hyperlink>
    </w:p>
    <w:p w:rsidR="00D57BC4" w:rsidRDefault="007B26AB">
      <w:pPr>
        <w:pStyle w:val="Verzeichnis2"/>
        <w:rPr>
          <w:rFonts w:asciiTheme="minorHAnsi" w:eastAsiaTheme="minorEastAsia" w:hAnsiTheme="minorHAnsi" w:cstheme="minorBidi"/>
          <w:noProof/>
          <w:sz w:val="22"/>
          <w:szCs w:val="22"/>
          <w:lang w:eastAsia="de-DE"/>
        </w:rPr>
      </w:pPr>
      <w:hyperlink w:anchor="_Toc387066355" w:history="1">
        <w:r w:rsidR="00D57BC4" w:rsidRPr="00F1298B">
          <w:rPr>
            <w:rStyle w:val="Hyperlink"/>
            <w:noProof/>
          </w:rPr>
          <w:t>4.5</w:t>
        </w:r>
        <w:r w:rsidR="00D57BC4">
          <w:rPr>
            <w:rFonts w:asciiTheme="minorHAnsi" w:eastAsiaTheme="minorEastAsia" w:hAnsiTheme="minorHAnsi" w:cstheme="minorBidi"/>
            <w:noProof/>
            <w:sz w:val="22"/>
            <w:szCs w:val="22"/>
            <w:lang w:eastAsia="de-DE"/>
          </w:rPr>
          <w:tab/>
        </w:r>
        <w:r w:rsidR="00D57BC4" w:rsidRPr="00F1298B">
          <w:rPr>
            <w:rStyle w:val="Hyperlink"/>
            <w:noProof/>
          </w:rPr>
          <w:t>Test</w:t>
        </w:r>
        <w:r w:rsidR="00D57BC4">
          <w:rPr>
            <w:noProof/>
            <w:webHidden/>
          </w:rPr>
          <w:tab/>
        </w:r>
        <w:r w:rsidR="00D57BC4">
          <w:rPr>
            <w:noProof/>
            <w:webHidden/>
          </w:rPr>
          <w:fldChar w:fldCharType="begin"/>
        </w:r>
        <w:r w:rsidR="00D57BC4">
          <w:rPr>
            <w:noProof/>
            <w:webHidden/>
          </w:rPr>
          <w:instrText xml:space="preserve"> PAGEREF _Toc387066355 \h </w:instrText>
        </w:r>
        <w:r w:rsidR="00D57BC4">
          <w:rPr>
            <w:noProof/>
            <w:webHidden/>
          </w:rPr>
        </w:r>
        <w:r w:rsidR="00D57BC4">
          <w:rPr>
            <w:noProof/>
            <w:webHidden/>
          </w:rPr>
          <w:fldChar w:fldCharType="separate"/>
        </w:r>
        <w:r w:rsidR="00D57BC4">
          <w:rPr>
            <w:noProof/>
            <w:webHidden/>
          </w:rPr>
          <w:t>37</w:t>
        </w:r>
        <w:r w:rsidR="00D57BC4">
          <w:rPr>
            <w:noProof/>
            <w:webHidden/>
          </w:rPr>
          <w:fldChar w:fldCharType="end"/>
        </w:r>
      </w:hyperlink>
    </w:p>
    <w:p w:rsidR="00D57BC4" w:rsidRDefault="007B26AB">
      <w:pPr>
        <w:pStyle w:val="Verzeichnis1"/>
        <w:tabs>
          <w:tab w:val="left" w:pos="480"/>
        </w:tabs>
        <w:rPr>
          <w:rFonts w:asciiTheme="minorHAnsi" w:eastAsiaTheme="minorEastAsia" w:hAnsiTheme="minorHAnsi" w:cstheme="minorBidi"/>
          <w:sz w:val="22"/>
          <w:szCs w:val="22"/>
          <w:lang w:eastAsia="de-DE"/>
        </w:rPr>
      </w:pPr>
      <w:hyperlink w:anchor="_Toc387066356" w:history="1">
        <w:r w:rsidR="00D57BC4" w:rsidRPr="00F1298B">
          <w:rPr>
            <w:rStyle w:val="Hyperlink"/>
          </w:rPr>
          <w:t>5</w:t>
        </w:r>
        <w:r w:rsidR="00D57BC4">
          <w:rPr>
            <w:rFonts w:asciiTheme="minorHAnsi" w:eastAsiaTheme="minorEastAsia" w:hAnsiTheme="minorHAnsi" w:cstheme="minorBidi"/>
            <w:sz w:val="22"/>
            <w:szCs w:val="22"/>
            <w:lang w:eastAsia="de-DE"/>
          </w:rPr>
          <w:tab/>
        </w:r>
        <w:r w:rsidR="00D57BC4" w:rsidRPr="00F1298B">
          <w:rPr>
            <w:rStyle w:val="Hyperlink"/>
          </w:rPr>
          <w:t>Fazit</w:t>
        </w:r>
        <w:r w:rsidR="00D57BC4">
          <w:rPr>
            <w:webHidden/>
          </w:rPr>
          <w:tab/>
        </w:r>
        <w:r w:rsidR="00D57BC4">
          <w:rPr>
            <w:webHidden/>
          </w:rPr>
          <w:fldChar w:fldCharType="begin"/>
        </w:r>
        <w:r w:rsidR="00D57BC4">
          <w:rPr>
            <w:webHidden/>
          </w:rPr>
          <w:instrText xml:space="preserve"> PAGEREF _Toc387066356 \h </w:instrText>
        </w:r>
        <w:r w:rsidR="00D57BC4">
          <w:rPr>
            <w:webHidden/>
          </w:rPr>
        </w:r>
        <w:r w:rsidR="00D57BC4">
          <w:rPr>
            <w:webHidden/>
          </w:rPr>
          <w:fldChar w:fldCharType="separate"/>
        </w:r>
        <w:r w:rsidR="00D57BC4">
          <w:rPr>
            <w:webHidden/>
          </w:rPr>
          <w:t>38</w:t>
        </w:r>
        <w:r w:rsidR="00D57BC4">
          <w:rPr>
            <w:webHidden/>
          </w:rPr>
          <w:fldChar w:fldCharType="end"/>
        </w:r>
      </w:hyperlink>
    </w:p>
    <w:p w:rsidR="00D57BC4" w:rsidRDefault="007B26AB">
      <w:pPr>
        <w:pStyle w:val="Verzeichnis1"/>
        <w:rPr>
          <w:rFonts w:asciiTheme="minorHAnsi" w:eastAsiaTheme="minorEastAsia" w:hAnsiTheme="minorHAnsi" w:cstheme="minorBidi"/>
          <w:sz w:val="22"/>
          <w:szCs w:val="22"/>
          <w:lang w:eastAsia="de-DE"/>
        </w:rPr>
      </w:pPr>
      <w:hyperlink w:anchor="_Toc387066357" w:history="1">
        <w:r w:rsidR="00D57BC4" w:rsidRPr="00F1298B">
          <w:rPr>
            <w:rStyle w:val="Hyperlink"/>
          </w:rPr>
          <w:t>Literaturverzeichnis</w:t>
        </w:r>
        <w:r w:rsidR="00D57BC4">
          <w:rPr>
            <w:webHidden/>
          </w:rPr>
          <w:tab/>
        </w:r>
        <w:r w:rsidR="00D57BC4">
          <w:rPr>
            <w:webHidden/>
          </w:rPr>
          <w:fldChar w:fldCharType="begin"/>
        </w:r>
        <w:r w:rsidR="00D57BC4">
          <w:rPr>
            <w:webHidden/>
          </w:rPr>
          <w:instrText xml:space="preserve"> PAGEREF _Toc387066357 \h </w:instrText>
        </w:r>
        <w:r w:rsidR="00D57BC4">
          <w:rPr>
            <w:webHidden/>
          </w:rPr>
        </w:r>
        <w:r w:rsidR="00D57BC4">
          <w:rPr>
            <w:webHidden/>
          </w:rPr>
          <w:fldChar w:fldCharType="separate"/>
        </w:r>
        <w:r w:rsidR="00D57BC4">
          <w:rPr>
            <w:webHidden/>
          </w:rPr>
          <w:t>IX</w:t>
        </w:r>
        <w:r w:rsidR="00D57BC4">
          <w:rPr>
            <w:webHidden/>
          </w:rPr>
          <w:fldChar w:fldCharType="end"/>
        </w:r>
      </w:hyperlink>
    </w:p>
    <w:p w:rsidR="008E73E5" w:rsidRDefault="007B5E53" w:rsidP="00A3432E">
      <w:pPr>
        <w:pStyle w:val="Verzeichnis2"/>
        <w:sectPr w:rsidR="008E73E5" w:rsidSect="00D57BC4">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7066320"/>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End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Die</w:t>
      </w:r>
      <w:r w:rsidR="00D57BC4">
        <w:t>se</w:t>
      </w:r>
      <w:r>
        <w:t xml:space="preserve"> Studienarbeit beschäftigt sich mit dem System Kinect von Microsoft und </w:t>
      </w:r>
      <w:r w:rsidR="00D57BC4">
        <w:t>dem</w:t>
      </w:r>
      <w:r>
        <w:t xml:space="preserve"> </w:t>
      </w:r>
      <w:proofErr w:type="spellStart"/>
      <w:r>
        <w:t>humaoiden</w:t>
      </w:r>
      <w:proofErr w:type="spellEnd"/>
      <w:r>
        <w:t xml:space="preserve"> Roboter Nao. </w:t>
      </w:r>
    </w:p>
    <w:p w:rsidR="00AA058F" w:rsidRDefault="00AA058F" w:rsidP="00AA058F">
      <w:pPr>
        <w:pStyle w:val="berschrift2"/>
      </w:pPr>
      <w:bookmarkStart w:id="11" w:name="_Toc387066321"/>
      <w:r>
        <w:t>Motivation</w:t>
      </w:r>
      <w:bookmarkEnd w:id="11"/>
    </w:p>
    <w:p w:rsidR="00AA058F" w:rsidRDefault="000765EE" w:rsidP="002A0A79">
      <w:r>
        <w:t>Die Motivation ist es</w:t>
      </w:r>
      <w:r w:rsidR="00D57BC4">
        <w:t>,</w:t>
      </w:r>
      <w:r>
        <w:t xml:space="preserve"> den Roboter in einer spielerisc</w:t>
      </w:r>
      <w:r w:rsidR="00D57BC4">
        <w:t>hen Umgebung mit dem Menschen interagieren zu lassen</w:t>
      </w:r>
      <w:r>
        <w:t xml:space="preserve">, um so auch Berührungsängste mit dieser neuartigen Technik zu nehmen. Zudem kann </w:t>
      </w:r>
      <w:r w:rsidR="00D57BC4">
        <w:t>dem Anwender</w:t>
      </w:r>
      <w:r>
        <w:t xml:space="preserve"> auf diese Weise auch gezeigt werden, welche Möglichkeiten es gibt, Roboter zu nutzen</w:t>
      </w:r>
      <w:r w:rsidR="00D57BC4">
        <w:t xml:space="preserve">. </w:t>
      </w:r>
      <w:r>
        <w:t>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D57BC4" w:rsidRPr="00AA058F" w:rsidRDefault="00D57BC4" w:rsidP="002A0A79">
      <w:r>
        <w:t>Zudem bietet diese Aufgabe die Möglichkeit sich in ein neues Themengebiet mit neuer Programmiersprache und besonderer Hardware einzuarbeiten, welche in der bisherigen Laufbahn noch unbekannt waren.</w:t>
      </w:r>
    </w:p>
    <w:p w:rsidR="00975CC1" w:rsidRDefault="00975CC1" w:rsidP="00E777CC">
      <w:pPr>
        <w:pStyle w:val="berschrift2"/>
      </w:pPr>
      <w:bookmarkStart w:id="12" w:name="_Toc262115993"/>
      <w:bookmarkStart w:id="13" w:name="_Toc387066322"/>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w:t>
      </w:r>
      <w:r w:rsidR="00D57BC4">
        <w:t xml:space="preserve">g steht ein Labor mit einem Nao, einer Kinect für Windows </w:t>
      </w:r>
      <w:r>
        <w:t>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7066323"/>
      <w:r w:rsidRPr="000C470B">
        <w:lastRenderedPageBreak/>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w:t>
      </w:r>
      <w:r w:rsidR="00D57BC4">
        <w:t>asystem Kinect zum Einsatz kommen</w:t>
      </w:r>
      <w:r w:rsidR="00F33C3B">
        <w:t>.</w:t>
      </w:r>
      <w:r w:rsidR="00F33C3B" w:rsidDel="00F33C3B">
        <w:t xml:space="preserve"> </w:t>
      </w:r>
      <w:r w:rsidR="00622396">
        <w:t>Dem</w:t>
      </w:r>
      <w:r>
        <w:t xml:space="preserve"> Roboter Nao </w:t>
      </w:r>
      <w:r w:rsidR="00622396">
        <w:t xml:space="preserve">werden </w:t>
      </w:r>
      <w:r>
        <w:t>verschiedene Bewegung</w:t>
      </w:r>
      <w:r w:rsidR="00D57BC4">
        <w:t>en</w:t>
      </w:r>
      <w:r>
        <w:t xml:space="preserve"> beigebracht, die er auf Befehl automatisiert ausführen kann.</w:t>
      </w:r>
    </w:p>
    <w:p w:rsidR="00407151" w:rsidRDefault="00407151" w:rsidP="00407151">
      <w:r>
        <w:t>Die Kinect ist dafür zuständig, die Bewegungen des davors</w:t>
      </w:r>
      <w:r w:rsidR="000765EE">
        <w:t xml:space="preserve">tehenden Spielers aufzunehmen. </w:t>
      </w:r>
    </w:p>
    <w:p w:rsidR="00407151" w:rsidRDefault="00407151" w:rsidP="00407151">
      <w:r>
        <w:t>Der Ablauf des programmierten Spiels kann in drei Schritte unterteilt werden. Im ersten Schritt führt Nao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w:t>
      </w:r>
      <w:r w:rsidR="00D57BC4">
        <w:t>st</w:t>
      </w:r>
      <w:r>
        <w:t xml:space="preserve"> ähnlich nachzuahmen. Nach dem Ablauf der Zeit beginnt Schritt drei, bei dem die getätigte Benutzerbewegung mit der programmierten Roboterbeweg</w:t>
      </w:r>
      <w:r w:rsidR="000765EE">
        <w:t>ung vom System verglichen wird.</w:t>
      </w:r>
    </w:p>
    <w:p w:rsidR="00407151" w:rsidRDefault="00407151" w:rsidP="00407151">
      <w:r>
        <w:t xml:space="preserve">Dieser Ablauf mit anschließender Auswertung wird in einem spielerischen Umfeld dargestellt und </w:t>
      </w:r>
      <w:r w:rsidR="009846D1">
        <w:t>im Programm</w:t>
      </w:r>
      <w:r>
        <w:t xml:space="preserve"> angezeigt.</w:t>
      </w:r>
    </w:p>
    <w:p w:rsidR="004F6EBC" w:rsidRDefault="00336FE9" w:rsidP="004F6EBC">
      <w:pPr>
        <w:pStyle w:val="berschrift2"/>
      </w:pPr>
      <w:bookmarkStart w:id="15" w:name="_Toc387066324"/>
      <w:r>
        <w:t>Vorgehensweise</w:t>
      </w:r>
      <w:bookmarkEnd w:id="15"/>
    </w:p>
    <w:p w:rsidR="000765EE" w:rsidRDefault="0080399A" w:rsidP="00F37035">
      <w:r>
        <w:t xml:space="preserve">Die geplante Vorgehensweise sieht vor dem Nao verschiedene </w:t>
      </w:r>
      <w:r w:rsidR="009846D1">
        <w:t xml:space="preserve">einfache Bewegungen einzuprogrammieren, dessen Winkel zu Beginn und am Ende der Bewegung abgespeichert werden. </w:t>
      </w:r>
      <w:r>
        <w:t xml:space="preserve">Anschließend wird die Kinect mit einem </w:t>
      </w:r>
      <w:r w:rsidR="009846D1">
        <w:t xml:space="preserve">Skeleton Stream programmiert. Es werden verschiedene Winkel im Oberkörperbereich berechnet und abgespeichert. </w:t>
      </w:r>
      <w:r w:rsidR="000765EE">
        <w:t xml:space="preserve">Diese </w:t>
      </w:r>
      <w:r w:rsidR="009846D1">
        <w:t xml:space="preserve">sollen </w:t>
      </w:r>
      <w:r w:rsidR="000765EE">
        <w:t>dann mit den</w:t>
      </w:r>
      <w:r w:rsidR="009846D1">
        <w:t xml:space="preserve"> beiden Winkeln des Roboters verglichen</w:t>
      </w:r>
      <w:r w:rsidR="000765EE">
        <w:t xml:space="preserve">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Sofern dieses einfache Beispiel reibungslos funktioniert, werden die Bewegungen des Roboters umfangreicher und komplizierter und es sollen</w:t>
      </w:r>
      <w:r w:rsidR="009846D1">
        <w:t xml:space="preserve"> zudem</w:t>
      </w:r>
      <w:r>
        <w:t xml:space="preserve"> Zwischenwerte der Winkel verglichen werden. </w:t>
      </w:r>
      <w:r w:rsidR="004F6EBC">
        <w:br w:type="page"/>
      </w:r>
    </w:p>
    <w:p w:rsidR="00AB4D32" w:rsidRDefault="00A51F76" w:rsidP="002438AD">
      <w:pPr>
        <w:pStyle w:val="berschrift1"/>
      </w:pPr>
      <w:bookmarkStart w:id="16" w:name="_Toc387066325"/>
      <w:bookmarkStart w:id="17" w:name="_Ref346527342"/>
      <w:r>
        <w:lastRenderedPageBreak/>
        <w:t>Grundlagen</w:t>
      </w:r>
      <w:bookmarkEnd w:id="16"/>
      <w:r>
        <w:t xml:space="preserve"> </w:t>
      </w:r>
    </w:p>
    <w:bookmarkEnd w:id="17"/>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9846D1">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9846D1">
        <w:rPr>
          <w:sz w:val="23"/>
          <w:szCs w:val="23"/>
        </w:rPr>
        <w:fldChar w:fldCharType="begin"/>
      </w:r>
      <w:r w:rsidR="009846D1">
        <w:rPr>
          <w:sz w:val="23"/>
          <w:szCs w:val="23"/>
        </w:rPr>
        <w:instrText xml:space="preserve"> REF _Ref387067488 \r \h </w:instrText>
      </w:r>
      <w:r w:rsidR="009846D1">
        <w:rPr>
          <w:sz w:val="23"/>
          <w:szCs w:val="23"/>
        </w:rPr>
      </w:r>
      <w:r w:rsidR="009846D1">
        <w:rPr>
          <w:sz w:val="23"/>
          <w:szCs w:val="23"/>
        </w:rPr>
        <w:fldChar w:fldCharType="separate"/>
      </w:r>
      <w:r w:rsidR="009846D1">
        <w:rPr>
          <w:sz w:val="23"/>
          <w:szCs w:val="23"/>
        </w:rPr>
        <w:t>2.3</w:t>
      </w:r>
      <w:r w:rsidR="009846D1">
        <w:rPr>
          <w:sz w:val="23"/>
          <w:szCs w:val="23"/>
        </w:rPr>
        <w:fldChar w:fldCharType="end"/>
      </w:r>
      <w:r w:rsidR="00A3432E">
        <w:rPr>
          <w:sz w:val="23"/>
          <w:szCs w:val="23"/>
        </w:rPr>
        <w:t xml:space="preserve"> </w:t>
      </w:r>
      <w:r w:rsidR="009846D1">
        <w:rPr>
          <w:sz w:val="23"/>
          <w:szCs w:val="23"/>
        </w:rPr>
        <w:t>der Roboter Nao</w:t>
      </w:r>
      <w:r>
        <w:rPr>
          <w:sz w:val="23"/>
          <w:szCs w:val="23"/>
        </w:rPr>
        <w:t xml:space="preserve"> vorgestellt.</w:t>
      </w:r>
      <w:r w:rsidR="00D873F0">
        <w:rPr>
          <w:sz w:val="23"/>
          <w:szCs w:val="23"/>
        </w:rPr>
        <w:t xml:space="preserve"> Zudem werden die zur Winkelberechnung erforderlichen Grundlagen aufgezeigt, Grundlagen in der Threadprogrammierung sowie die Entwicklungsumgebung beschrieben.</w:t>
      </w:r>
    </w:p>
    <w:p w:rsidR="00DA5FBB" w:rsidRDefault="00DA5FBB" w:rsidP="00DA5FBB">
      <w:pPr>
        <w:pStyle w:val="berschrift2"/>
      </w:pPr>
      <w:bookmarkStart w:id="18" w:name="_Ref381795218"/>
      <w:bookmarkStart w:id="19" w:name="_Ref381795227"/>
      <w:bookmarkStart w:id="20" w:name="_Toc387066326"/>
      <w:r>
        <w:t>K</w:t>
      </w:r>
      <w:r w:rsidR="00424036">
        <w:t>inect</w:t>
      </w:r>
      <w:bookmarkEnd w:id="18"/>
      <w:bookmarkEnd w:id="19"/>
      <w:bookmarkEnd w:id="20"/>
    </w:p>
    <w:p w:rsidR="00D873F0" w:rsidRDefault="00424036" w:rsidP="00424036">
      <w:r>
        <w:t xml:space="preserve">Die Kinect ist eine Hardware aus dem Hause Microsoft in Zusammenarbeit mit dem Unternehmen </w:t>
      </w:r>
      <w:proofErr w:type="spellStart"/>
      <w:r>
        <w:t>PrimeSense</w:t>
      </w:r>
      <w:proofErr w:type="spellEnd"/>
      <w:r w:rsidR="00D873F0">
        <w:t xml:space="preserve"> zur Gestik- und </w:t>
      </w:r>
      <w:proofErr w:type="spellStart"/>
      <w:r w:rsidR="00D873F0">
        <w:t>Mimikerkennung</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w:t>
      </w:r>
      <w:r w:rsidR="00D873F0">
        <w:t>hält, sondern</w:t>
      </w:r>
      <w:r>
        <w:t xml:space="preserve"> der ganze Körper zum „Controller“</w:t>
      </w:r>
      <w:r w:rsidR="00D873F0">
        <w:t xml:space="preserve"> wird</w:t>
      </w:r>
      <w:r>
        <w:t xml:space="preserve">. </w:t>
      </w:r>
    </w:p>
    <w:p w:rsidR="00424036" w:rsidRDefault="00424036" w:rsidP="00424036">
      <w:r>
        <w:t>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End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End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Nachdem die Kinect so erfolgreich für die Spielekonsole verkauft wurde, ist sie seit Februar 2012 auch für Windows erhältlich. Wie Microsoft selbst schreibt, erhält der Windows-Computer durch die Kinect Augen, Ohre</w:t>
      </w:r>
      <w:r w:rsidR="00D873F0">
        <w:t>n</w:t>
      </w:r>
      <w:r>
        <w:t xml:space="preserv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End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End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7066327"/>
      <w:r>
        <w:t>Sensoren der Kinect</w:t>
      </w:r>
      <w:bookmarkEnd w:id="21"/>
    </w:p>
    <w:p w:rsidR="00C046B6"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8D2A3E"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w:t>
      </w:r>
      <w:r w:rsidR="004A4D92">
        <w:lastRenderedPageBreak/>
        <w:t>erkannt werden kann. Laut Herstellerangaben können die Sensoren der Kinect bei einem 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entsprechend ein geringerer Abstand möglich</w:t>
      </w:r>
      <w:r w:rsidR="00B7047B">
        <w:t xml:space="preserve"> </w:t>
      </w:r>
      <w:sdt>
        <w:sdtPr>
          <w:id w:val="519042970"/>
          <w:citation/>
        </w:sdtPr>
        <w:sdtEnd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End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07C6DFC2" wp14:editId="7382D53D">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2" w:name="_Ref386029251"/>
      <w:bookmarkStart w:id="23" w:name="_Toc387066292"/>
      <w:r>
        <w:t xml:space="preserve">Abb. </w:t>
      </w:r>
      <w:r w:rsidR="007B26AB">
        <w:fldChar w:fldCharType="begin"/>
      </w:r>
      <w:r w:rsidR="007B26AB">
        <w:instrText xml:space="preserve"> SEQ Abb. \* ARABIC </w:instrText>
      </w:r>
      <w:r w:rsidR="007B26AB">
        <w:fldChar w:fldCharType="separate"/>
      </w:r>
      <w:r w:rsidR="005F7783">
        <w:rPr>
          <w:noProof/>
        </w:rPr>
        <w:t>1</w:t>
      </w:r>
      <w:r w:rsidR="007B26AB">
        <w:rPr>
          <w:noProof/>
        </w:rPr>
        <w:fldChar w:fldCharType="end"/>
      </w:r>
      <w:bookmarkEnd w:id="22"/>
      <w:r>
        <w:t xml:space="preserve">: Die Sensoren der Kinect </w:t>
      </w:r>
      <w:sdt>
        <w:sdtPr>
          <w:id w:val="1880894968"/>
          <w:citation/>
        </w:sdtPr>
        <w:sdtEndPr/>
        <w:sdtContent>
          <w:r>
            <w:fldChar w:fldCharType="begin"/>
          </w:r>
          <w:r>
            <w:instrText xml:space="preserve"> CITATION ifi12 \l 1031 </w:instrText>
          </w:r>
          <w:r>
            <w:fldChar w:fldCharType="separate"/>
          </w:r>
          <w:r w:rsidR="00B7047B">
            <w:rPr>
              <w:noProof/>
            </w:rPr>
            <w:t>[8]</w:t>
          </w:r>
          <w:r>
            <w:fldChar w:fldCharType="end"/>
          </w:r>
        </w:sdtContent>
      </w:sdt>
      <w:bookmarkEnd w:id="23"/>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w:t>
      </w:r>
      <w:r w:rsidR="00D873F0">
        <w:t>mit einer Wellenlänge von 830 nm</w:t>
      </w:r>
      <w:r>
        <w:t>. Da wir Menschen nur eine Wellenlänge von ca. 380 </w:t>
      </w:r>
      <w:proofErr w:type="spellStart"/>
      <w:r>
        <w:t>nm</w:t>
      </w:r>
      <w:proofErr w:type="spellEnd"/>
      <w:r>
        <w:t xml:space="preserve"> bis ca. 780 </w:t>
      </w:r>
      <w:proofErr w:type="spellStart"/>
      <w:r>
        <w:t>nm</w:t>
      </w:r>
      <w:proofErr w:type="spellEnd"/>
      <w:r>
        <w:t xml:space="preserve"> wahrnehmen können, liegt der Laserstrahl der Kinect im nicht-sichtbaren Spektrum. </w:t>
      </w:r>
      <w:r w:rsidR="00711C09">
        <w:t xml:space="preserve">Außer </w:t>
      </w:r>
      <w:r w:rsidR="00711C09">
        <w:lastRenderedPageBreak/>
        <w:t>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882254" w:rsidRDefault="00AF11E6" w:rsidP="00424036">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7D3B751A" wp14:editId="6D084EAB">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4" w:name="_Toc387066293"/>
      <w:r>
        <w:t xml:space="preserve">Abb. </w:t>
      </w:r>
      <w:r w:rsidR="007B26AB">
        <w:fldChar w:fldCharType="begin"/>
      </w:r>
      <w:r w:rsidR="007B26AB">
        <w:instrText xml:space="preserve"> SEQ Abb. \* ARABIC </w:instrText>
      </w:r>
      <w:r w:rsidR="007B26AB">
        <w:fldChar w:fldCharType="separate"/>
      </w:r>
      <w:r w:rsidR="005F7783">
        <w:rPr>
          <w:noProof/>
        </w:rPr>
        <w:t>2</w:t>
      </w:r>
      <w:r w:rsidR="007B26AB">
        <w:rPr>
          <w:noProof/>
        </w:rPr>
        <w:fldChar w:fldCharType="end"/>
      </w:r>
      <w:r>
        <w:t xml:space="preserve">: Skeleton mit 20 Punkten </w:t>
      </w:r>
      <w:sdt>
        <w:sdtPr>
          <w:id w:val="-1287735828"/>
          <w:citation/>
        </w:sdtPr>
        <w:sdtEndPr/>
        <w:sdtContent>
          <w:r>
            <w:fldChar w:fldCharType="begin"/>
          </w:r>
          <w:r>
            <w:instrText xml:space="preserve"> CITATION Mic141 \l 1031 </w:instrText>
          </w:r>
          <w:r>
            <w:fldChar w:fldCharType="separate"/>
          </w:r>
          <w:r w:rsidR="00B7047B">
            <w:rPr>
              <w:noProof/>
            </w:rPr>
            <w:t>[9]</w:t>
          </w:r>
          <w:r>
            <w:fldChar w:fldCharType="end"/>
          </w:r>
        </w:sdtContent>
      </w:sdt>
      <w:bookmarkEnd w:id="24"/>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w:t>
      </w:r>
      <w:r w:rsidR="00D873F0">
        <w:t>n</w:t>
      </w:r>
      <w:r w:rsidR="00E70504">
        <w:t xml:space="preserve"> über die Mimik zu treffen</w:t>
      </w:r>
      <w:r w:rsidR="002642C5">
        <w:t xml:space="preserve"> </w:t>
      </w:r>
      <w:sdt>
        <w:sdtPr>
          <w:id w:val="1193890879"/>
          <w:citation/>
        </w:sdtPr>
        <w:sdtEnd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End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424036" w:rsidRDefault="00424036">
      <w:pPr>
        <w:pStyle w:val="berschrift3"/>
      </w:pPr>
      <w:bookmarkStart w:id="25" w:name="_Toc387066328"/>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w:t>
      </w:r>
      <w:r>
        <w:lastRenderedPageBreak/>
        <w:t xml:space="preserve">können, worauf das Unternehmen </w:t>
      </w:r>
      <w:proofErr w:type="spellStart"/>
      <w:r>
        <w:t>Adafruit</w:t>
      </w:r>
      <w:proofErr w:type="spellEnd"/>
      <w:r>
        <w:t xml:space="preserve"> Industries eine Prämie von 1000 US-Dollar für den ersten funktionieren PC-Treiber anbot. Microsoft dachte, dass es sich </w:t>
      </w:r>
      <w:r w:rsidR="00967058">
        <w:t>bei den Programmierungen</w:t>
      </w:r>
      <w:r>
        <w:t xml:space="preserve"> um Hacking-Versuche</w:t>
      </w:r>
      <w:r w:rsidR="00967058">
        <w:t xml:space="preserve"> im Sinne von Raubkopien </w:t>
      </w:r>
      <w:r w:rsidR="005F6D25">
        <w:t xml:space="preserve">oder illegalem Gebrauch </w:t>
      </w:r>
      <w:r>
        <w:t>handelt</w:t>
      </w:r>
      <w:r w:rsidR="00967058">
        <w:t xml:space="preserve"> und kündigte an dagegen gerichtlich vorzugehen. Später bemerkte Mi</w:t>
      </w:r>
      <w:r w:rsidR="00552A29">
        <w:t>crosoft</w:t>
      </w:r>
      <w:r w:rsidR="00967058">
        <w:t>, dass die meisten Entwickler</w:t>
      </w:r>
      <w:r w:rsidR="00552A29">
        <w:t xml:space="preserve"> das System nicht hacken, sondern</w:t>
      </w:r>
      <w:r w:rsidR="00967058">
        <w:t xml:space="preserve"> nur den Z</w:t>
      </w:r>
      <w:r w:rsidR="00552A29">
        <w:t>ugriff auf die Sensordaten</w:t>
      </w:r>
      <w:r w:rsidR="005F6D25">
        <w:t xml:space="preserve"> nutzen wollten</w:t>
      </w:r>
      <w:r w:rsidR="00552A29">
        <w:t>.</w:t>
      </w:r>
    </w:p>
    <w:p w:rsidR="002642C5" w:rsidRPr="00424036" w:rsidRDefault="00552A29" w:rsidP="00424036">
      <w:r>
        <w:t>Das Resultat aus dieser Entwicklung ist, dass es nun zwei verschiedene SDKs gibt. Eins davon ist das offizielle SDK von Microsoft, was im Juni 2011 ausgeliefert wurde</w:t>
      </w:r>
      <w:r w:rsidR="005F6D25">
        <w:t>,</w:t>
      </w:r>
      <w:r>
        <w:t xml:space="preserve"> und das ander</w:t>
      </w:r>
      <w:r w:rsidR="00120857">
        <w:t>e ist ein quelloffenes SDK. Diese beiden SDK</w:t>
      </w:r>
      <w:r w:rsidR="00920571">
        <w:t>s</w:t>
      </w:r>
      <w:r w:rsidR="00120857">
        <w:t xml:space="preserve"> stehen in Konkurrenz und die Anwendung</w:t>
      </w:r>
      <w:r w:rsidR="00920571">
        <w:t>en</w:t>
      </w:r>
      <w:r w:rsidR="00120857">
        <w:t xml:space="preserve"> sind inkompatibel </w:t>
      </w:r>
      <w:r w:rsidR="005F6D25">
        <w:t>zueinander</w:t>
      </w:r>
      <w:r w:rsidR="00EE3805">
        <w:t xml:space="preserve"> </w:t>
      </w:r>
      <w:sdt>
        <w:sdtPr>
          <w:id w:val="-1761135052"/>
          <w:citation/>
        </w:sdtPr>
        <w:sdtEnd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424036" w:rsidRDefault="00CD2C11" w:rsidP="00424036">
      <w:pPr>
        <w:pStyle w:val="berschrift3"/>
      </w:pPr>
      <w:bookmarkStart w:id="26" w:name="_Toc387066329"/>
      <w:r>
        <w:t>Kinect Developer Toolkit</w:t>
      </w:r>
      <w:bookmarkEnd w:id="26"/>
    </w:p>
    <w:p w:rsidR="00E84B0E" w:rsidRDefault="00CD2C11" w:rsidP="00120857">
      <w:r>
        <w:t xml:space="preserve">Im SDK </w:t>
      </w:r>
      <w:r w:rsidR="005F6D25">
        <w:t xml:space="preserve">von Microsoft </w:t>
      </w:r>
      <w:r>
        <w:t>ist auch das Kinect Developer Toolkit</w:t>
      </w:r>
      <w:r w:rsidR="005F6D25">
        <w:t xml:space="preserve"> enthalten</w:t>
      </w:r>
      <w:r>
        <w:t xml:space="preserve">.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EndPr/>
        <w:sdtContent>
          <w:r w:rsidR="00D344A6">
            <w:fldChar w:fldCharType="begin"/>
          </w:r>
          <w:r w:rsidR="00D344A6">
            <w:instrText xml:space="preserve"> CITATION Mic144 \l 1031 </w:instrText>
          </w:r>
          <w:r w:rsidR="00D344A6">
            <w:fldChar w:fldCharType="separate"/>
          </w:r>
          <w:r w:rsidR="00D344A6">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72BEE96F" wp14:editId="210E3625">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7" w:name="_Toc387066294"/>
      <w:r>
        <w:t xml:space="preserve">Abb. </w:t>
      </w:r>
      <w:r w:rsidR="007B26AB">
        <w:fldChar w:fldCharType="begin"/>
      </w:r>
      <w:r w:rsidR="007B26AB">
        <w:instrText xml:space="preserve"> SEQ Abb. \* ARABIC </w:instrText>
      </w:r>
      <w:r w:rsidR="007B26AB">
        <w:fldChar w:fldCharType="separate"/>
      </w:r>
      <w:r w:rsidR="005F7783">
        <w:rPr>
          <w:noProof/>
        </w:rPr>
        <w:t>3</w:t>
      </w:r>
      <w:r w:rsidR="007B26AB">
        <w:rPr>
          <w:noProof/>
        </w:rPr>
        <w:fldChar w:fldCharType="end"/>
      </w:r>
      <w:r>
        <w:t>: Kinect Developer Toolkit</w:t>
      </w:r>
      <w:bookmarkEnd w:id="27"/>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ist </w:t>
      </w:r>
      <w:r w:rsidR="00351220">
        <w:t>der</w:t>
      </w:r>
      <w:r>
        <w:t xml:space="preserve"> Schwierigkeit</w:t>
      </w:r>
      <w:r w:rsidR="00351220">
        <w:t>sgrad</w:t>
      </w:r>
      <w:r>
        <w:t xml:space="preserve"> </w:t>
      </w:r>
      <w:r w:rsidR="0076446C">
        <w:t xml:space="preserve">für Entwickler </w:t>
      </w:r>
      <w:r>
        <w:t xml:space="preserve">sowie die verwendete Programmiersprache aufgezeigt. </w:t>
      </w:r>
    </w:p>
    <w:p w:rsidR="006E43D7" w:rsidRDefault="009048E2" w:rsidP="00120857">
      <w:r>
        <w:t>Auf der rechten Seite stehen dem Benutzer drei verschiedene Buttons zu V</w:t>
      </w:r>
      <w:r w:rsidR="00B715E9">
        <w:t xml:space="preserve">erfügung, mit denen er </w:t>
      </w:r>
      <w:r w:rsidR="0076446C">
        <w:t xml:space="preserve">eine Online-Dokumentation </w:t>
      </w:r>
      <w:r w:rsidR="00B715E9">
        <w:t xml:space="preserve">zu der </w:t>
      </w:r>
      <w:r w:rsidR="0076446C">
        <w:t xml:space="preserve">entsprechenden Anwendung öffnen, das Beispiel installieren oder starten kann. Ein Programm zu installieren hat den Vorteil, dass ein Ordner inklusive vollständigem Quellcode zum Bearbeiten gespeichert wird. Wenn man das Programm lediglich ausführt, so wird nichts installiert. Dies ist zum Beispiel zu Beginn eines Projektes geeignet, um die verschiedenen Anwendungen </w:t>
      </w:r>
      <w:r w:rsidR="003F6F2C">
        <w:t>zu vergleichen</w:t>
      </w:r>
      <w:r w:rsidR="0076446C">
        <w:t xml:space="preserve"> und zu entscheiden, welche Anwendung zur eigenen Aufgabenstellung passt. Anschließend kann </w:t>
      </w:r>
      <w:r w:rsidR="003F6F2C">
        <w:t>der</w:t>
      </w:r>
      <w:r w:rsidR="0076446C">
        <w:t xml:space="preserve"> Quelltext</w:t>
      </w:r>
      <w:r w:rsidR="003F6F2C">
        <w:t xml:space="preserve"> installiert werden</w:t>
      </w:r>
      <w:r w:rsidR="0076446C">
        <w:t xml:space="preserve">. </w:t>
      </w:r>
      <w:r w:rsidR="000012D3">
        <w:t xml:space="preserve"> </w:t>
      </w:r>
    </w:p>
    <w:p w:rsidR="003F6F2C" w:rsidRDefault="003F6F2C" w:rsidP="00120857">
      <w:r>
        <w:lastRenderedPageBreak/>
        <w:t xml:space="preserve">Dabei gibt es zum Beispiel Anwendungen, die Geräusche im Raum, deren Herkunft und Frequenz anzeigen, die Entfernung von Spielern mittels </w:t>
      </w:r>
      <w:proofErr w:type="spellStart"/>
      <w:r>
        <w:t>DepthStream</w:t>
      </w:r>
      <w:proofErr w:type="spellEnd"/>
      <w:r>
        <w:t xml:space="preserve"> zeigen oder einfache Spiele implementiert haben. </w:t>
      </w:r>
    </w:p>
    <w:p w:rsidR="00B715E9" w:rsidRDefault="003F6F2C" w:rsidP="00120857">
      <w:r>
        <w:t>Im Folgenden ist die konkrete Anwendung Kinect Explorer – WPF zu sehen:</w:t>
      </w:r>
    </w:p>
    <w:p w:rsidR="000F51A0" w:rsidRDefault="00D90701" w:rsidP="000F51A0">
      <w:pPr>
        <w:keepNext/>
        <w:jc w:val="center"/>
      </w:pPr>
      <w:r>
        <w:rPr>
          <w:noProof/>
          <w:lang w:eastAsia="de-DE"/>
        </w:rPr>
        <w:drawing>
          <wp:inline distT="0" distB="0" distL="0" distR="0" wp14:anchorId="393FF5CB" wp14:editId="65C54A1B">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28" w:name="_Toc387066295"/>
      <w:r>
        <w:t xml:space="preserve">Abb. </w:t>
      </w:r>
      <w:r w:rsidR="007B26AB">
        <w:fldChar w:fldCharType="begin"/>
      </w:r>
      <w:r w:rsidR="007B26AB">
        <w:instrText xml:space="preserve"> SEQ Abb. \* ARABIC </w:instrText>
      </w:r>
      <w:r w:rsidR="007B26AB">
        <w:fldChar w:fldCharType="separate"/>
      </w:r>
      <w:r w:rsidR="005F7783">
        <w:rPr>
          <w:noProof/>
        </w:rPr>
        <w:t>4</w:t>
      </w:r>
      <w:r w:rsidR="007B26AB">
        <w:rPr>
          <w:noProof/>
        </w:rPr>
        <w:fldChar w:fldCharType="end"/>
      </w:r>
      <w:r>
        <w:t>: Kinect Explorer-WPF</w:t>
      </w:r>
      <w:bookmarkEnd w:id="28"/>
    </w:p>
    <w:p w:rsidR="008C1B06" w:rsidRDefault="001D51B2" w:rsidP="00120857">
      <w:r>
        <w:t>Die Anwendung Kinect Explorer-</w:t>
      </w:r>
      <w:r w:rsidR="00B715E9">
        <w:t xml:space="preserve">WPF ist </w:t>
      </w:r>
      <w:r w:rsidR="003F6F2C">
        <w:t>in</w:t>
      </w:r>
      <w:r w:rsidR="00B715E9">
        <w:t xml:space="preserve"> C# programmiert und hat den Schwierigkeitsgrad „Fortgeschrittener Anfänger“. Führt man diese Anwendung aus, so können einige Einstellungen und Funktionen der Kinect getestet werden. </w:t>
      </w:r>
      <w:r w:rsidR="008C1B06">
        <w:t>In diesem Beispiel ist im Hauptbild das Abbild in RGB zu sehen, bei dem bereits die</w:t>
      </w:r>
      <w:r w:rsidR="00A90A5E">
        <w:t xml:space="preserve"> 20 Gelenke </w:t>
      </w:r>
      <w:r w:rsidR="008C1B06">
        <w:t xml:space="preserve">des Nutzers zu sehen sind </w:t>
      </w:r>
      <w:r w:rsidR="00A90A5E">
        <w:t>(Skeleton-Funktion). Im unteren Bildschirmbereich kann die aktuelle Tonrichtung nachverfolgt werden</w:t>
      </w:r>
      <w:r w:rsidR="003F6F2C">
        <w:t>.</w:t>
      </w:r>
      <w:r w:rsidR="00A90A5E">
        <w:t xml:space="preserve"> </w:t>
      </w:r>
      <w:r w:rsidR="008C1B06">
        <w:t xml:space="preserve">Rechts oben in ein </w:t>
      </w:r>
      <w:proofErr w:type="spellStart"/>
      <w:r w:rsidR="008C1B06">
        <w:t>DepthStream</w:t>
      </w:r>
      <w:proofErr w:type="spellEnd"/>
      <w:r w:rsidR="008C1B06">
        <w:t xml:space="preserve"> zu sehen, bei dem man die </w:t>
      </w:r>
      <w:r w:rsidR="008C1B06">
        <w:lastRenderedPageBreak/>
        <w:t xml:space="preserve">Entfernung des Anwenders anhand der Farben ablesen kann. In diesem Falle ist der Roboter blau eingefärbt, was bedeutet, dass dieser sich in der Nähe der Kamera befindet. </w:t>
      </w:r>
    </w:p>
    <w:p w:rsidR="0089646C" w:rsidRPr="00120857" w:rsidRDefault="008C1B06" w:rsidP="00120857">
      <w:r>
        <w:t>Unterhalb dieses Bildes lassen sich weitere Einstellungen in Form von Reiter</w:t>
      </w:r>
      <w:r w:rsidR="00CE17CC">
        <w:t>n</w:t>
      </w:r>
      <w:r>
        <w:t xml:space="preserve"> aufklappen und bearbeiten. Mit dem Reiter Sensor Stream lässt sich einstellen, ob es sich um ein oder zwei Anwender handelt und ob diese sitzen oder stehen. </w:t>
      </w:r>
      <w:r w:rsidR="00CE17CC">
        <w:t>Der</w:t>
      </w:r>
      <w:r>
        <w:t xml:space="preserve"> Reiter Sensor Settings </w:t>
      </w:r>
      <w:r w:rsidR="00CE17CC">
        <w:t xml:space="preserve">ist dafür zuständig, dass </w:t>
      </w:r>
      <w:r>
        <w:t>die Kameral</w:t>
      </w:r>
      <w:r w:rsidR="003F6F2C">
        <w:t>eiste hoch bzw. runter geneigt werden</w:t>
      </w:r>
      <w:r w:rsidR="00CE17CC">
        <w:t xml:space="preserve"> kann</w:t>
      </w:r>
      <w:r w:rsidR="003F6F2C">
        <w:t>, sodass der davorstehende Benutzer optimal erkannt wird.</w:t>
      </w:r>
    </w:p>
    <w:p w:rsidR="006C5A07" w:rsidRDefault="00E9309A">
      <w:pPr>
        <w:pStyle w:val="berschrift2"/>
      </w:pPr>
      <w:bookmarkStart w:id="29" w:name="_Toc387066330"/>
      <w:bookmarkStart w:id="30" w:name="_Ref381795262"/>
      <w:r>
        <w:t>Winkel</w:t>
      </w:r>
      <w:bookmarkEnd w:id="29"/>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 </w:t>
      </w:r>
      <w:sdt>
        <w:sdtPr>
          <w:id w:val="560984239"/>
          <w:citation/>
        </w:sdtPr>
        <w:sdtEnd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1" w:name="_Toc387066331"/>
      <w:r>
        <w:t>Roll-Nick-Gier-Winkel</w:t>
      </w:r>
      <w:bookmarkEnd w:id="31"/>
    </w:p>
    <w:p w:rsidR="00E9309A" w:rsidRDefault="005A139C" w:rsidP="00E9309A">
      <w:r>
        <w:t>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w:t>
      </w:r>
      <w:r w:rsidR="007C6C39">
        <w:t>n</w:t>
      </w:r>
      <w:r>
        <w:t xml:space="preserve"> Bezeichnung</w:t>
      </w:r>
      <w:r w:rsidR="007C6C39">
        <w:t>en</w:t>
      </w:r>
      <w:r>
        <w:t xml:space="preserve"> </w:t>
      </w:r>
      <w:r w:rsidR="007C6C39">
        <w:t>sind</w:t>
      </w:r>
      <w:r>
        <w:t xml:space="preserve"> aber die englische</w:t>
      </w:r>
      <w:r w:rsidR="007C6C39">
        <w:t>n</w:t>
      </w:r>
      <w:r>
        <w:t xml:space="preserve"> Bezeichnung</w:t>
      </w:r>
      <w:r w:rsidR="007C6C39">
        <w:t>en</w:t>
      </w:r>
      <w:r>
        <w:t xml:space="preserve"> roll, </w:t>
      </w:r>
      <w:proofErr w:type="spellStart"/>
      <w:r>
        <w:t>pitch</w:t>
      </w:r>
      <w:proofErr w:type="spellEnd"/>
      <w:r>
        <w:t xml:space="preserve"> und </w:t>
      </w:r>
      <w:proofErr w:type="spellStart"/>
      <w:r>
        <w:t>yaw</w:t>
      </w:r>
      <w:proofErr w:type="spellEnd"/>
      <w:r>
        <w:t xml:space="preserve">. </w:t>
      </w:r>
      <w:sdt>
        <w:sdtPr>
          <w:id w:val="1139455922"/>
          <w:citation/>
        </w:sdtPr>
        <w:sdtEnd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5CB8D416" wp14:editId="39AD2782">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2" w:name="_Toc387066296"/>
      <w:r>
        <w:t xml:space="preserve">Abb. </w:t>
      </w:r>
      <w:r w:rsidR="007B26AB">
        <w:fldChar w:fldCharType="begin"/>
      </w:r>
      <w:r w:rsidR="007B26AB">
        <w:instrText xml:space="preserve"> SEQ Abb. \* ARABIC </w:instrText>
      </w:r>
      <w:r w:rsidR="007B26AB">
        <w:fldChar w:fldCharType="separate"/>
      </w:r>
      <w:r w:rsidR="005F7783">
        <w:rPr>
          <w:noProof/>
        </w:rPr>
        <w:t>5</w:t>
      </w:r>
      <w:r w:rsidR="007B26AB">
        <w:rPr>
          <w:noProof/>
        </w:rPr>
        <w:fldChar w:fldCharType="end"/>
      </w:r>
      <w:r>
        <w:t xml:space="preserve">: Roll - Nick - Gier - Winkel / Roll - Pitch - Yaw - Winkel </w:t>
      </w:r>
      <w:sdt>
        <w:sdtPr>
          <w:id w:val="1250697766"/>
          <w:citation/>
        </w:sdtPr>
        <w:sdtEndPr/>
        <w:sdtContent>
          <w:r>
            <w:fldChar w:fldCharType="begin"/>
          </w:r>
          <w:r>
            <w:instrText xml:space="preserve"> CITATION Mar12 \l 1031 </w:instrText>
          </w:r>
          <w:r>
            <w:fldChar w:fldCharType="separate"/>
          </w:r>
          <w:r>
            <w:rPr>
              <w:noProof/>
            </w:rPr>
            <w:t>[15]</w:t>
          </w:r>
          <w:r>
            <w:fldChar w:fldCharType="end"/>
          </w:r>
        </w:sdtContent>
      </w:sdt>
      <w:bookmarkEnd w:id="32"/>
    </w:p>
    <w:p w:rsidR="00E9309A" w:rsidRDefault="00E9309A" w:rsidP="00E9309A">
      <w:pPr>
        <w:pStyle w:val="berschrift3"/>
      </w:pPr>
      <w:bookmarkStart w:id="33" w:name="_Ref386471124"/>
      <w:bookmarkStart w:id="34" w:name="_Toc387066332"/>
      <w:r>
        <w:lastRenderedPageBreak/>
        <w:t>Winkelberechnung</w:t>
      </w:r>
      <w:bookmarkEnd w:id="33"/>
      <w:bookmarkEnd w:id="34"/>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w:t>
      </w:r>
      <w:r w:rsidR="00862413">
        <w:t>t der Z-Koordinate gebildet. B</w:t>
      </w:r>
      <w:r>
        <w:t xml:space="preserve">ei nicht zusammenhängenden Knochen </w:t>
      </w:r>
      <w:r w:rsidR="00862413">
        <w:t>wird lediglich</w:t>
      </w:r>
      <w:r>
        <w:t xml:space="preserve"> der Kosinus des Kreuzproduktes </w:t>
      </w:r>
      <w:r w:rsidR="00862413">
        <w:t>berechnet</w:t>
      </w:r>
      <w:r>
        <w:t>.</w:t>
      </w:r>
      <w:r w:rsidRPr="00CB5FD2">
        <w:t xml:space="preserve"> </w:t>
      </w:r>
      <w:sdt>
        <w:sdtPr>
          <w:id w:val="-1668940402"/>
          <w:citation/>
        </w:sdtPr>
        <w:sdtEnd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5" w:name="_Toc387066333"/>
      <w:bookmarkStart w:id="36" w:name="_Ref387067488"/>
      <w:r>
        <w:t>Humanoide Roboter</w:t>
      </w:r>
      <w:bookmarkStart w:id="37" w:name="_Toc262116040"/>
      <w:bookmarkStart w:id="38" w:name="_Toc333403709"/>
      <w:bookmarkEnd w:id="30"/>
      <w:bookmarkEnd w:id="35"/>
      <w:bookmarkEnd w:id="36"/>
    </w:p>
    <w:p w:rsidR="000C62B3" w:rsidRDefault="00424036" w:rsidP="00424036">
      <w:r>
        <w:t xml:space="preserve">Ein humanoider Roboter ist ein Roboter, der dem Mensch nachempfunden ist und dessen Bewegungen </w:t>
      </w:r>
      <w:proofErr w:type="gramStart"/>
      <w:r>
        <w:t>die eines</w:t>
      </w:r>
      <w:proofErr w:type="gramEnd"/>
      <w:r>
        <w:t xml:space="preserve"> Menschen ähneln. Genutzt werden humanoide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humanoiden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End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End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End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862413" w:rsidRDefault="00862413" w:rsidP="00424036">
      <w:r>
        <w:t>Ein Beispiel für humanoide Roboter in der Lehre ist der Roboter Nao, ein Beispiel für Roboter im Hausgebrauch ist der Romeo. Insbesondere Nao wird im Folgenden näher betrachtet.</w:t>
      </w:r>
    </w:p>
    <w:p w:rsidR="009A0DFE" w:rsidRDefault="009A0DFE" w:rsidP="009A0DFE">
      <w:pPr>
        <w:pStyle w:val="berschrift3"/>
      </w:pPr>
      <w:bookmarkStart w:id="39" w:name="_Toc387066334"/>
      <w:r>
        <w:t>Nao</w:t>
      </w:r>
      <w:bookmarkEnd w:id="39"/>
    </w:p>
    <w:p w:rsidR="00847E0D" w:rsidRDefault="009A0DFE" w:rsidP="009A0DFE">
      <w:r>
        <w:t xml:space="preserve">Nao ist ein 58cm großer humanoider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humanoide Roboter der für die Programmierung genutzt wurde.</w:t>
      </w:r>
      <w:r w:rsidR="006B446E">
        <w:t xml:space="preserve"> </w:t>
      </w:r>
    </w:p>
    <w:p w:rsidR="009A0DFE" w:rsidRDefault="006B446E" w:rsidP="009A0DFE">
      <w:r>
        <w:t xml:space="preserve">Der erste Prototyp vom Nao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End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9A0DFE" w:rsidRPr="00424036" w:rsidRDefault="0076547E" w:rsidP="009A0DFE">
      <w:r>
        <w:t>Der Roboter hat die Fähigk</w:t>
      </w:r>
      <w:r w:rsidR="00862413">
        <w:t xml:space="preserve">eiten sich zu bewegen, Menschen und </w:t>
      </w:r>
      <w:r>
        <w:t xml:space="preserve">Gegenstände wahrzunehmen, zu hören und zu sprechen. Dies ist durch die verschiedenen Komponenten wie Mikrophonen und Entfernungssensoren möglich. </w:t>
      </w:r>
    </w:p>
    <w:p w:rsidR="00E0785D" w:rsidRDefault="00E0785D" w:rsidP="00E0785D">
      <w:pPr>
        <w:pStyle w:val="berschrift4"/>
      </w:pPr>
      <w:bookmarkStart w:id="40" w:name="_Toc387066335"/>
      <w:r>
        <w:lastRenderedPageBreak/>
        <w:t>Hardware</w:t>
      </w:r>
      <w:bookmarkEnd w:id="40"/>
    </w:p>
    <w:p w:rsidR="00E0785D" w:rsidRDefault="00E0785D" w:rsidP="00E0785D">
      <w:r>
        <w:t xml:space="preserve">Der humanoide Roboter Nao </w:t>
      </w:r>
      <w:r w:rsidR="0076547E">
        <w:t xml:space="preserve">in der </w:t>
      </w:r>
      <w:r w:rsidR="00F3526D">
        <w:t xml:space="preserve">aktuellen </w:t>
      </w:r>
      <w:r w:rsidR="0076547E">
        <w:t xml:space="preserve">Version 4 </w:t>
      </w:r>
      <w:r>
        <w:t>hat eine</w:t>
      </w:r>
      <w:r w:rsidR="00504E8B">
        <w:t>n integrierten Akku, welcher circa</w:t>
      </w:r>
      <w:r>
        <w:t xml:space="preserve"> eine Stunde genutzt werden kann und </w:t>
      </w:r>
      <w:r w:rsidR="00C6005E">
        <w:t>etwa</w:t>
      </w:r>
      <w:r>
        <w:t xml:space="preserve"> fünf Stunden zum vollen Aufladen benötigt. </w:t>
      </w:r>
    </w:p>
    <w:p w:rsidR="00E0785D" w:rsidRDefault="00E0785D" w:rsidP="00E0785D">
      <w:r>
        <w:t xml:space="preserve">Er ist außerdem mit einem Intel „ATOM Z530“ Prozessor </w:t>
      </w:r>
      <w:r w:rsidR="00A812B6">
        <w:t>mit 512</w:t>
      </w:r>
      <w:r w:rsidR="00C6005E">
        <w:t xml:space="preserve"> </w:t>
      </w:r>
      <w:r w:rsidR="00A812B6">
        <w:t>KB Cache Speicher und 1 GB RAM</w:t>
      </w:r>
      <w:r w:rsidR="00504E8B" w:rsidRPr="00504E8B">
        <w:t xml:space="preserve"> </w:t>
      </w:r>
      <w:r w:rsidR="00504E8B">
        <w:t>ausgestattet</w:t>
      </w:r>
      <w:r w:rsidR="00A812B6">
        <w:t>.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Nao über Ethernet und </w:t>
      </w:r>
      <w:r w:rsidR="00F3526D">
        <w:t xml:space="preserve">Wireless </w:t>
      </w:r>
      <w:r w:rsidR="00F3526D" w:rsidRPr="00504E8B">
        <w:t>Fidelity</w:t>
      </w:r>
      <w:r w:rsidR="00504E8B">
        <w:t xml:space="preserve"> (Wi-Fi)</w:t>
      </w:r>
      <w:r w:rsidR="00504E8B">
        <w:fldChar w:fldCharType="begin"/>
      </w:r>
      <w:r w:rsidR="00504E8B">
        <w:instrText xml:space="preserve"> XE "Wi-Fi" \f "abk" \t "Wireless Fidelity"</w:instrText>
      </w:r>
      <w:r w:rsidR="00504E8B">
        <w:fldChar w:fldCharType="end"/>
      </w:r>
      <w:r>
        <w:t>.</w:t>
      </w:r>
      <w:r w:rsidR="00D4666D">
        <w:t xml:space="preserve"> Über seine Internet Protokoll (IP)</w:t>
      </w:r>
      <w:r w:rsidR="00D4666D">
        <w:fldChar w:fldCharType="begin"/>
      </w:r>
      <w:r w:rsidR="00504E8B">
        <w:instrText xml:space="preserve"> XE "IP" \f "</w:instrText>
      </w:r>
      <w:proofErr w:type="spellStart"/>
      <w:r w:rsidR="00504E8B">
        <w:instrText>abk</w:instrText>
      </w:r>
      <w:proofErr w:type="spellEnd"/>
      <w:r w:rsidR="00504E8B">
        <w:instrText xml:space="preserve">" \t "Internet </w:instrText>
      </w:r>
      <w:r w:rsidR="00D4666D">
        <w:instrText>Protokoll</w:instrText>
      </w:r>
      <w:r w:rsidR="00504E8B">
        <w:instrText>"</w:instrText>
      </w:r>
      <w:r w:rsidR="00D4666D">
        <w:fldChar w:fldCharType="end"/>
      </w:r>
      <w:r w:rsidR="00D4666D">
        <w:t>-Adresse und den Port 9559 erreicht man den Nao. Durch Eingabe der IP</w:t>
      </w:r>
      <w:r w:rsidR="00504E8B">
        <w:t>-Adresse</w:t>
      </w:r>
      <w:r w:rsidR="00D4666D">
        <w:t xml:space="preserve"> in den Browser, kann man noch einige Einstellungen, den Nao betreffend, vornehmen.</w:t>
      </w:r>
    </w:p>
    <w:p w:rsidR="00F3526D" w:rsidRDefault="00F3526D" w:rsidP="00E0785D">
      <w:r>
        <w:t>Für diese Ausarbeitung w</w:t>
      </w:r>
      <w:r w:rsidR="00504E8B">
        <w:t>urde Nao in der Version 3.2 beziehungsweise</w:t>
      </w:r>
      <w:r>
        <w:t xml:space="preserve">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504E8B">
        <w:t xml:space="preserve">Abb. </w:t>
      </w:r>
      <w:r w:rsidR="00504E8B">
        <w:rPr>
          <w:noProof/>
        </w:rPr>
        <w:t>6</w:t>
      </w:r>
      <w:r w:rsidR="00F3526D">
        <w:fldChar w:fldCharType="end"/>
      </w:r>
      <w:r w:rsidR="00F3526D">
        <w:t xml:space="preserve"> </w:t>
      </w:r>
      <w:r>
        <w:t>zu sehen,</w:t>
      </w:r>
      <w:r w:rsidR="00F2309A">
        <w:t xml:space="preserve"> hat </w:t>
      </w:r>
      <w:r>
        <w:t xml:space="preserve">Nao </w:t>
      </w:r>
      <w:r w:rsidR="0076547E">
        <w:t>25</w:t>
      </w:r>
      <w:r w:rsidR="00F2309A">
        <w:t xml:space="preserve"> eingebaute Motoren, um die Bewegungen so </w:t>
      </w:r>
      <w:proofErr w:type="spellStart"/>
      <w:r w:rsidR="00F2309A">
        <w:t>humanoid</w:t>
      </w:r>
      <w:proofErr w:type="spellEnd"/>
      <w:r w:rsidR="00F2309A">
        <w:t xml:space="preserve"> </w:t>
      </w:r>
      <w:r w:rsidR="00504E8B">
        <w:t>wie</w:t>
      </w:r>
      <w:r w:rsidR="00F2309A">
        <w:t xml:space="preserve">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w:t>
      </w:r>
      <w:r w:rsidR="00504E8B">
        <w:t>ll</w:t>
      </w:r>
      <w:proofErr w:type="spellEnd"/>
      <w:r w:rsidR="00504E8B">
        <w:t xml:space="preserve">, </w:t>
      </w:r>
      <w:proofErr w:type="spellStart"/>
      <w:r w:rsidR="00504E8B">
        <w:t>EllbowYaw</w:t>
      </w:r>
      <w:proofErr w:type="spellEnd"/>
      <w:r w:rsidR="00504E8B">
        <w:t xml:space="preserve"> und </w:t>
      </w:r>
      <w:proofErr w:type="spellStart"/>
      <w:r w:rsidR="00504E8B">
        <w:t>EllbowRoll</w:t>
      </w:r>
      <w:proofErr w:type="spellEnd"/>
      <w:r w:rsidR="00504E8B">
        <w:t xml:space="preserve"> werd</w:t>
      </w:r>
      <w:r w:rsidR="00BB1FA4" w:rsidRPr="00BB1FA4">
        <w:t>en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w:t>
      </w:r>
      <w:r w:rsidR="00504E8B">
        <w:t xml:space="preserve"> und Seilzüge integriert haben</w:t>
      </w:r>
      <w:r w:rsidR="00BB1FA4">
        <w:t>. Und alle Motoren, die die Hüfte und Beine betreffen</w:t>
      </w:r>
      <w:r w:rsidR="00504E8B">
        <w:t>,</w:t>
      </w:r>
      <w:r w:rsidR="00BB1FA4">
        <w:t xml:space="preserve"> sind Motoren des Typs eins</w:t>
      </w:r>
      <w:r w:rsidR="00EB64D5">
        <w:t xml:space="preserve"> und lassen sich in zwei Richtungen (vor und zurück) ändern. </w:t>
      </w:r>
      <w:sdt>
        <w:sdtPr>
          <w:id w:val="-1587213524"/>
          <w:citation/>
        </w:sdtPr>
        <w:sdtEnd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lastRenderedPageBreak/>
        <w:drawing>
          <wp:inline distT="0" distB="0" distL="0" distR="0" wp14:anchorId="42D1860F" wp14:editId="7B10D380">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1" w:name="_Ref386031311"/>
      <w:bookmarkStart w:id="42" w:name="_Toc387066297"/>
      <w:r>
        <w:t xml:space="preserve">Abb. </w:t>
      </w:r>
      <w:r w:rsidR="007B26AB">
        <w:fldChar w:fldCharType="begin"/>
      </w:r>
      <w:r w:rsidR="007B26AB">
        <w:instrText xml:space="preserve"> SEQ Abb. \* ARABIC </w:instrText>
      </w:r>
      <w:r w:rsidR="007B26AB">
        <w:fldChar w:fldCharType="separate"/>
      </w:r>
      <w:r w:rsidR="005F7783">
        <w:rPr>
          <w:noProof/>
        </w:rPr>
        <w:t>6</w:t>
      </w:r>
      <w:r w:rsidR="007B26AB">
        <w:rPr>
          <w:noProof/>
        </w:rPr>
        <w:fldChar w:fldCharType="end"/>
      </w:r>
      <w:bookmarkEnd w:id="41"/>
      <w:r>
        <w:t xml:space="preserve">: Die Lage der Motoren beim Nao </w:t>
      </w:r>
      <w:sdt>
        <w:sdtPr>
          <w:id w:val="-1860029438"/>
          <w:citation/>
        </w:sdtPr>
        <w:sdtEndPr/>
        <w:sdtContent>
          <w:r>
            <w:fldChar w:fldCharType="begin"/>
          </w:r>
          <w:r>
            <w:instrText xml:space="preserve"> CITATION Ald14 \l 1031 </w:instrText>
          </w:r>
          <w:r>
            <w:fldChar w:fldCharType="separate"/>
          </w:r>
          <w:r>
            <w:rPr>
              <w:noProof/>
            </w:rPr>
            <w:t>[14]</w:t>
          </w:r>
          <w:r>
            <w:fldChar w:fldCharType="end"/>
          </w:r>
        </w:sdtContent>
      </w:sdt>
      <w:bookmarkEnd w:id="42"/>
    </w:p>
    <w:p w:rsidR="00EB64D5" w:rsidRDefault="00EB64D5" w:rsidP="00EB64D5">
      <w:r>
        <w:t xml:space="preserve">Neben den genannten Aktoren hat der Nao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Die Kontaktsensoren</w:t>
      </w:r>
      <w:r w:rsidR="00504E8B">
        <w:t xml:space="preserve"> finden Verwendung im Brustknopf</w:t>
      </w:r>
      <w:r>
        <w:t xml:space="preserve">, bei dessen Drücken Nao seinen Namen, den Akkuladestand und seine </w:t>
      </w:r>
      <w:r w:rsidR="00D4666D">
        <w:t>IP-</w:t>
      </w:r>
      <w:r>
        <w:t>Adres</w:t>
      </w:r>
      <w:r w:rsidR="00C474FF">
        <w:t>se verkündet, und</w:t>
      </w:r>
      <w:r w:rsidR="00504E8B">
        <w:t xml:space="preserve"> in den beiden </w:t>
      </w:r>
      <w:proofErr w:type="spellStart"/>
      <w:r w:rsidR="00504E8B">
        <w:t>Bumpern</w:t>
      </w:r>
      <w:proofErr w:type="spellEnd"/>
      <w:r>
        <w:t xml:space="preserve"> je Fuß, die registrieren, ob der Roboter mit seinem Fuß einen Gegenstand</w:t>
      </w:r>
      <w:r w:rsidR="00C474FF">
        <w:t xml:space="preserve"> berührt. Die </w:t>
      </w:r>
      <w:proofErr w:type="spellStart"/>
      <w:r w:rsidR="00C474FF">
        <w:t>Bumper</w:t>
      </w:r>
      <w:proofErr w:type="spellEnd"/>
      <w:r w:rsidR="00C474FF">
        <w:t xml:space="preserve"> werden als taktile Sensoren bezeichnet, da sie Berührungen wahrnehmen</w:t>
      </w:r>
      <w:r>
        <w:t xml:space="preserve">. Drei </w:t>
      </w:r>
      <w:r w:rsidR="00C474FF">
        <w:t>weitere</w:t>
      </w:r>
      <w:r>
        <w:t xml:space="preserve"> taktile Sensoren sind auf seinem Kopf zu finden und je drei Sensoren befinden sich an jeder Hand.</w:t>
      </w:r>
    </w:p>
    <w:p w:rsidR="00411C8D" w:rsidRDefault="00411C8D" w:rsidP="00267456">
      <w:r>
        <w:lastRenderedPageBreak/>
        <w:t xml:space="preserve">Ein Force </w:t>
      </w:r>
      <w:proofErr w:type="spellStart"/>
      <w:r>
        <w:t>Sensing</w:t>
      </w:r>
      <w:proofErr w:type="spellEnd"/>
      <w:r>
        <w:t xml:space="preserve"> </w:t>
      </w:r>
      <w:proofErr w:type="spellStart"/>
      <w:r>
        <w:t>Resistor</w:t>
      </w:r>
      <w:proofErr w:type="spellEnd"/>
      <w:r>
        <w:t xml:space="preserve"> ist ein Sensor</w:t>
      </w:r>
      <w:r w:rsidR="007B0C01">
        <w:t>,</w:t>
      </w:r>
      <w:r>
        <w:t xml:space="preserve"> der die einwirkende Kraft bzw. den Druck misst. Vier dieser Sensoren befinden sich an jedem Fuß des Nao,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Nao hat 32 </w:t>
      </w:r>
      <w:proofErr w:type="spellStart"/>
      <w:r>
        <w:t>Inkrementalgeber</w:t>
      </w:r>
      <w:proofErr w:type="spellEnd"/>
      <w:r>
        <w:t xml:space="preserve"> eingebaut und nutzt diese zur Erfassung von Winkelveränderungen und Drehrichtungen.</w:t>
      </w:r>
    </w:p>
    <w:p w:rsidR="00847E0D" w:rsidRDefault="00411C8D" w:rsidP="00847E0D">
      <w:r>
        <w:t>Zwei Sender und zwei Empfänger für Sonarsensoren sind an der Brust eingebaut. Diese dienen zum Messen von En</w:t>
      </w:r>
      <w:r w:rsidR="00847E0D">
        <w:t>tfernungen im Bereich von 0,25m und 2,55m.</w:t>
      </w:r>
      <w:r w:rsidR="00847E0D" w:rsidRPr="00847E0D">
        <w:t xml:space="preserve"> </w:t>
      </w:r>
    </w:p>
    <w:p w:rsidR="007B0C01" w:rsidRDefault="007B0C01" w:rsidP="00847E0D"/>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4F8EBE79" wp14:editId="322E143B">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3" w:name="_Toc387066298"/>
      <w:r>
        <w:t xml:space="preserve">Abb. </w:t>
      </w:r>
      <w:r w:rsidR="007B26AB">
        <w:fldChar w:fldCharType="begin"/>
      </w:r>
      <w:r w:rsidR="007B26AB">
        <w:instrText xml:space="preserve"> SEQ Abb. \* ARABIC </w:instrText>
      </w:r>
      <w:r w:rsidR="007B26AB">
        <w:fldChar w:fldCharType="separate"/>
      </w:r>
      <w:r w:rsidR="005F7783">
        <w:rPr>
          <w:noProof/>
        </w:rPr>
        <w:t>7</w:t>
      </w:r>
      <w:r w:rsidR="007B26AB">
        <w:rPr>
          <w:noProof/>
        </w:rPr>
        <w:fldChar w:fldCharType="end"/>
      </w:r>
      <w:r>
        <w:t xml:space="preserve">: Die Hardwarekomponenten des Nao </w:t>
      </w:r>
      <w:sdt>
        <w:sdtPr>
          <w:id w:val="-1160225779"/>
          <w:citation/>
        </w:sdtPr>
        <w:sdtEndPr/>
        <w:sdtContent>
          <w:r>
            <w:fldChar w:fldCharType="begin"/>
          </w:r>
          <w:r>
            <w:instrText xml:space="preserve"> CITATION Ald141 \l 1031 </w:instrText>
          </w:r>
          <w:r>
            <w:fldChar w:fldCharType="separate"/>
          </w:r>
          <w:r>
            <w:rPr>
              <w:noProof/>
            </w:rPr>
            <w:t>[15]</w:t>
          </w:r>
          <w:r>
            <w:fldChar w:fldCharType="end"/>
          </w:r>
        </w:sdtContent>
      </w:sdt>
      <w:bookmarkEnd w:id="43"/>
    </w:p>
    <w:p w:rsidR="00F2309A" w:rsidRDefault="00F2309A">
      <w:pPr>
        <w:pStyle w:val="berschrift4"/>
      </w:pPr>
      <w:bookmarkStart w:id="44" w:name="_Toc387066336"/>
      <w:r>
        <w:lastRenderedPageBreak/>
        <w:t>Software</w:t>
      </w:r>
      <w:bookmarkEnd w:id="44"/>
    </w:p>
    <w:p w:rsidR="00FC41F6" w:rsidRDefault="00F2309A" w:rsidP="00F2309A">
      <w:r>
        <w:t>Auf dem Nao läuft ein Linux Embedded Betriebssystem</w:t>
      </w:r>
      <w:r w:rsidR="007B0C01">
        <w:t>, das</w:t>
      </w:r>
      <w:r w:rsidR="00FC41F6">
        <w:t xml:space="preserve">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7B0C01">
        <w:t xml:space="preserve">Abb. </w:t>
      </w:r>
      <w:r w:rsidR="007B0C01">
        <w:rPr>
          <w:noProof/>
        </w:rPr>
        <w:t>8</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drawing>
          <wp:inline distT="0" distB="0" distL="0" distR="0" wp14:anchorId="2CCAE0F8" wp14:editId="7E255325">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5" w:name="_Ref386048151"/>
      <w:bookmarkStart w:id="46" w:name="_Toc387066299"/>
      <w:r>
        <w:t xml:space="preserve">Abb. </w:t>
      </w:r>
      <w:r w:rsidR="007B26AB">
        <w:fldChar w:fldCharType="begin"/>
      </w:r>
      <w:r w:rsidR="007B26AB">
        <w:instrText xml:space="preserve"> SEQ Abb. \* ARABIC </w:instrText>
      </w:r>
      <w:r w:rsidR="007B26AB">
        <w:fldChar w:fldCharType="separate"/>
      </w:r>
      <w:r w:rsidR="005F7783">
        <w:rPr>
          <w:noProof/>
        </w:rPr>
        <w:t>8</w:t>
      </w:r>
      <w:r w:rsidR="007B26AB">
        <w:rPr>
          <w:noProof/>
        </w:rPr>
        <w:fldChar w:fldCharType="end"/>
      </w:r>
      <w:bookmarkEnd w:id="45"/>
      <w:r>
        <w:t>: Nao Software</w:t>
      </w:r>
      <w:bookmarkEnd w:id="46"/>
    </w:p>
    <w:p w:rsidR="006A183A" w:rsidRDefault="00E972F9" w:rsidP="006A183A">
      <w:r>
        <w:t>Um den Nao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Nao, </w:t>
      </w:r>
      <w:r w:rsidR="001D533F">
        <w:t xml:space="preserve">früher </w:t>
      </w:r>
      <w:proofErr w:type="spellStart"/>
      <w:r w:rsidR="001D533F">
        <w:t>NAOsim</w:t>
      </w:r>
      <w:proofErr w:type="spellEnd"/>
      <w:r w:rsidR="001D533F">
        <w:t xml:space="preserve"> genannt</w:t>
      </w:r>
      <w:r w:rsidR="006A183A">
        <w:t>. Bevor ein Stück Programmcode auf dem Nao ausgeführt wird, kann man sich so vergewissern, dass das Programm das tut, von dem man ausgeht und ob dies eventuell zu Problemen auf dem Nao führen kann. So kann verhindert werden, dass der Roboter versucht Bewegungen auszuführen, für die seine Motoren nicht geeignet sind</w:t>
      </w:r>
      <w:r w:rsidR="007B0C01">
        <w:t xml:space="preserve"> oder ob der Roboter eventuell S</w:t>
      </w:r>
      <w:r w:rsidR="006A183A">
        <w:t xml:space="preserve">chaden nimmt, </w:t>
      </w:r>
      <w:r w:rsidR="007B0C01">
        <w:t xml:space="preserve">wie </w:t>
      </w:r>
      <w:r w:rsidR="006A183A">
        <w:t>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commentRangeStart w:id="47"/>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w:t>
      </w:r>
      <w:r w:rsidR="00AE39F9">
        <w:t xml:space="preserve"> alle Winkel auf 0° (</w:t>
      </w:r>
      <w:proofErr w:type="spellStart"/>
      <w:r w:rsidR="00AE39F9">
        <w:t>StandZero</w:t>
      </w:r>
      <w:proofErr w:type="spellEnd"/>
      <w:r w:rsidR="00AE39F9">
        <w:t>),</w:t>
      </w:r>
      <w:r w:rsidR="00F2309A">
        <w:t xml:space="preserve"> Nao Texte sprechen zu lassen und gewisse A</w:t>
      </w:r>
      <w:r w:rsidR="002C5E2E">
        <w:t>bläufe auf ihm zu speichern, so</w:t>
      </w:r>
      <w:r w:rsidR="00F2309A">
        <w:t xml:space="preserve">dass diese auch nach Neustarten des Roboters noch verfügbar sind. </w:t>
      </w:r>
      <w:commentRangeEnd w:id="47"/>
      <w:r w:rsidR="00CE3E3C">
        <w:rPr>
          <w:rStyle w:val="Kommentarzeichen"/>
        </w:rPr>
        <w:commentReference w:id="47"/>
      </w:r>
    </w:p>
    <w:p w:rsidR="00931235" w:rsidRDefault="00931235" w:rsidP="00931235">
      <w:pPr>
        <w:keepNext/>
      </w:pPr>
      <w:r>
        <w:rPr>
          <w:noProof/>
          <w:lang w:eastAsia="de-DE"/>
        </w:rPr>
        <w:lastRenderedPageBreak/>
        <w:drawing>
          <wp:inline distT="0" distB="0" distL="0" distR="0" wp14:anchorId="78F3B676" wp14:editId="38ABCF2B">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8" w:name="_Ref386053789"/>
      <w:bookmarkStart w:id="49" w:name="_Toc387066300"/>
      <w:r>
        <w:t xml:space="preserve">Abb. </w:t>
      </w:r>
      <w:r w:rsidR="007B26AB">
        <w:fldChar w:fldCharType="begin"/>
      </w:r>
      <w:r w:rsidR="007B26AB">
        <w:instrText xml:space="preserve"> SEQ Abb. \* ARABIC </w:instrText>
      </w:r>
      <w:r w:rsidR="007B26AB">
        <w:fldChar w:fldCharType="separate"/>
      </w:r>
      <w:r w:rsidR="005F7783">
        <w:rPr>
          <w:noProof/>
        </w:rPr>
        <w:t>9</w:t>
      </w:r>
      <w:r w:rsidR="007B26AB">
        <w:rPr>
          <w:noProof/>
        </w:rPr>
        <w:fldChar w:fldCharType="end"/>
      </w:r>
      <w:bookmarkEnd w:id="48"/>
      <w:r>
        <w:t xml:space="preserve">: </w:t>
      </w:r>
      <w:proofErr w:type="spellStart"/>
      <w:r>
        <w:t>Choreographe</w:t>
      </w:r>
      <w:bookmarkEnd w:id="49"/>
      <w:proofErr w:type="spellEnd"/>
    </w:p>
    <w:p w:rsidR="00F2309A" w:rsidRDefault="001679C4" w:rsidP="00F2309A">
      <w:proofErr w:type="spellStart"/>
      <w:r>
        <w:t>Choreographe</w:t>
      </w:r>
      <w:proofErr w:type="spellEnd"/>
      <w:r>
        <w:t xml:space="preserve"> ist zudem eine der vorhandenen SDKs. Nao </w:t>
      </w:r>
      <w:r w:rsidR="00E972F9">
        <w:t>kann direkt mit Pytho</w:t>
      </w:r>
      <w:r w:rsidR="00AE39F9">
        <w:t>n und C++ angesprochen werden. Zu anderen SDKs gibt es</w:t>
      </w:r>
      <w:r w:rsidR="00E972F9">
        <w:t xml:space="preserve"> Programmierschnittstelle</w:t>
      </w:r>
      <w:r w:rsidR="00AE39F9">
        <w:t>n, sodass</w:t>
      </w:r>
      <w:r w:rsidR="00E972F9">
        <w:t xml:space="preserve"> Nao auch Java, </w:t>
      </w:r>
      <w:proofErr w:type="spellStart"/>
      <w:r w:rsidR="00E972F9">
        <w:t>Ma</w:t>
      </w:r>
      <w:r w:rsidR="00AE39F9">
        <w:t>thLab</w:t>
      </w:r>
      <w:proofErr w:type="spellEnd"/>
      <w:r w:rsidR="00AE39F9">
        <w:t xml:space="preserve"> und .NET Sprachen,</w:t>
      </w:r>
      <w:r>
        <w:t xml:space="preserve"> </w:t>
      </w:r>
      <w:r w:rsidR="00AE39F9">
        <w:t xml:space="preserve">wie </w:t>
      </w:r>
      <w:r>
        <w:t xml:space="preserve">C#, </w:t>
      </w:r>
      <w:r w:rsidR="00AE39F9">
        <w:t>versteht</w:t>
      </w:r>
      <w:r>
        <w:t>.</w:t>
      </w:r>
    </w:p>
    <w:p w:rsidR="001679C4" w:rsidRDefault="001679C4" w:rsidP="001679C4">
      <w:pPr>
        <w:keepNext/>
        <w:jc w:val="center"/>
      </w:pPr>
      <w:r>
        <w:rPr>
          <w:noProof/>
          <w:lang w:eastAsia="de-DE"/>
        </w:rPr>
        <w:drawing>
          <wp:inline distT="0" distB="0" distL="0" distR="0" wp14:anchorId="323779AA" wp14:editId="15434ED2">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2">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0" w:name="_Ref386051458"/>
      <w:bookmarkStart w:id="51" w:name="_Toc387066301"/>
      <w:r>
        <w:t xml:space="preserve">Abb. </w:t>
      </w:r>
      <w:r w:rsidR="007B26AB">
        <w:fldChar w:fldCharType="begin"/>
      </w:r>
      <w:r w:rsidR="007B26AB">
        <w:instrText xml:space="preserve"> SEQ Abb. \* ARABIC </w:instrText>
      </w:r>
      <w:r w:rsidR="007B26AB">
        <w:fldChar w:fldCharType="separate"/>
      </w:r>
      <w:r w:rsidR="005F7783">
        <w:rPr>
          <w:noProof/>
        </w:rPr>
        <w:t>10</w:t>
      </w:r>
      <w:r w:rsidR="007B26AB">
        <w:rPr>
          <w:noProof/>
        </w:rPr>
        <w:fldChar w:fldCharType="end"/>
      </w:r>
      <w:bookmarkEnd w:id="50"/>
      <w:r>
        <w:t>: Nao Programmiersprachen</w:t>
      </w:r>
      <w:bookmarkEnd w:id="51"/>
    </w:p>
    <w:p w:rsidR="00DB2A9F" w:rsidRDefault="006A183A" w:rsidP="00DB2A9F">
      <w:r>
        <w:lastRenderedPageBreak/>
        <w:t xml:space="preserve">Dafür bringt Nao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In diesem Beispiel wird der Nao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52337C85" wp14:editId="1C3CD6EE">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3">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2" w:name="_Ref381894235"/>
      <w:bookmarkStart w:id="53" w:name="_Toc387066302"/>
      <w:r>
        <w:t xml:space="preserve">Abb. </w:t>
      </w:r>
      <w:r w:rsidR="007B26AB">
        <w:fldChar w:fldCharType="begin"/>
      </w:r>
      <w:r w:rsidR="007B26AB">
        <w:instrText xml:space="preserve"> SEQ Abb. \* ARABIC </w:instrText>
      </w:r>
      <w:r w:rsidR="007B26AB">
        <w:fldChar w:fldCharType="separate"/>
      </w:r>
      <w:r w:rsidR="005F7783">
        <w:rPr>
          <w:noProof/>
        </w:rPr>
        <w:t>11</w:t>
      </w:r>
      <w:r w:rsidR="007B26AB">
        <w:rPr>
          <w:noProof/>
        </w:rPr>
        <w:fldChar w:fldCharType="end"/>
      </w:r>
      <w:bookmarkEnd w:id="52"/>
      <w:r>
        <w:t>: Nao Bibliothek nutzen</w:t>
      </w:r>
      <w:bookmarkEnd w:id="53"/>
      <w:r w:rsidR="00A85C5B">
        <w:t xml:space="preserve"> </w:t>
      </w:r>
      <w:sdt>
        <w:sdtPr>
          <w:id w:val="72471748"/>
          <w:citation/>
        </w:sdtPr>
        <w:sdtEndPr/>
        <w:sdtContent>
          <w:r w:rsidR="00A85C5B">
            <w:fldChar w:fldCharType="begin"/>
          </w:r>
          <w:r w:rsidR="00A85C5B">
            <w:instrText xml:space="preserve"> CITATION AlC14 \l 1031 </w:instrText>
          </w:r>
          <w:r w:rsidR="00A85C5B">
            <w:fldChar w:fldCharType="separate"/>
          </w:r>
          <w:r w:rsidR="00A85C5B">
            <w:rPr>
              <w:noProof/>
            </w:rPr>
            <w:t>[23]</w:t>
          </w:r>
          <w:r w:rsidR="00A85C5B">
            <w:fldChar w:fldCharType="end"/>
          </w:r>
        </w:sdtContent>
      </w:sdt>
    </w:p>
    <w:p w:rsidR="00BB56E7" w:rsidRDefault="00D4666D" w:rsidP="00BB56E7">
      <w:proofErr w:type="spellStart"/>
      <w:r>
        <w:t>TextToSpeechProxy</w:t>
      </w:r>
      <w:proofErr w:type="spellEnd"/>
      <w:r>
        <w:t xml:space="preserve"> ist eines der </w:t>
      </w:r>
      <w:r w:rsidR="00931235">
        <w:t>Klasse</w:t>
      </w:r>
      <w:r>
        <w:t>, die in den Bibliotheken integriert sind und ermöglicht es Texte zu definieren, die Nao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w:t>
      </w:r>
      <w:r>
        <w:t xml:space="preserve"> </w:t>
      </w:r>
      <w:proofErr w:type="spellStart"/>
      <w:r w:rsidRPr="00543B69">
        <w:t>RobotPostureProxy</w:t>
      </w:r>
      <w:proofErr w:type="spellEnd"/>
      <w:r w:rsidR="00931235">
        <w:t xml:space="preserve"> um vorgefertigte Bewegungen auszuführen.</w:t>
      </w:r>
      <w:sdt>
        <w:sdtPr>
          <w:id w:val="-1638878044"/>
          <w:citation/>
        </w:sdtPr>
        <w:sdtEnd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DF2800" w:rsidRPr="00BB56E7"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Abarbeitung parallel.</w:t>
      </w:r>
      <w:r w:rsidR="006F07B8">
        <w:t xml:space="preserve"> Am meisten ist der Unterschied bei lang andauernden Bewegungen spürbar. In </w:t>
      </w:r>
      <w:r w:rsidR="00A85C5B">
        <w:t>diesem</w:t>
      </w:r>
      <w:r w:rsidR="006F07B8">
        <w:t xml:space="preserve"> konkreten Fall werden für die Nao-Bewegungen beide Varianten benutzt, wobei auf die Details im weiteren Verlauf eingegangen wird.</w:t>
      </w:r>
    </w:p>
    <w:p w:rsidR="00847E0D" w:rsidRDefault="00847E0D">
      <w:pPr>
        <w:pStyle w:val="berschrift3"/>
      </w:pPr>
      <w:bookmarkStart w:id="54" w:name="_Toc387066337"/>
      <w:r>
        <w:t>Andere humanoide Roboter</w:t>
      </w:r>
      <w:bookmarkEnd w:id="54"/>
    </w:p>
    <w:p w:rsidR="00847E0D" w:rsidRPr="00847E0D" w:rsidRDefault="00847E0D" w:rsidP="00847E0D">
      <w:r>
        <w:t xml:space="preserve">Neben dem Roboter Nao gibt es auch andere humanoide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Nao gearbeitet wurde, werden die anderen humanoiden Roboter nicht weiter betrachtet.</w:t>
      </w:r>
    </w:p>
    <w:p w:rsidR="009A0DFE" w:rsidRDefault="00E9309A" w:rsidP="009A0DFE">
      <w:pPr>
        <w:pStyle w:val="berschrift2"/>
      </w:pPr>
      <w:bookmarkStart w:id="55" w:name="_Toc387066338"/>
      <w:commentRangeStart w:id="56"/>
      <w:r>
        <w:lastRenderedPageBreak/>
        <w:t>Entwicklungsumgebung</w:t>
      </w:r>
      <w:commentRangeEnd w:id="56"/>
      <w:r w:rsidR="005E1DDC">
        <w:rPr>
          <w:rStyle w:val="Kommentarzeichen"/>
          <w:rFonts w:eastAsia="Times New Roman"/>
          <w:b w:val="0"/>
          <w:bCs w:val="0"/>
          <w:color w:val="auto"/>
        </w:rPr>
        <w:commentReference w:id="56"/>
      </w:r>
      <w:bookmarkEnd w:id="55"/>
    </w:p>
    <w:p w:rsidR="009A0DFE" w:rsidRDefault="009A0DFE" w:rsidP="009A0DFE">
      <w:r>
        <w:t xml:space="preserve">Microsoft empfiehlt die Nutzung von C++, C# oder Visual Basic für die Kinect, da es für diese Programmiersprachen vorgefertigte Klassen im SDK gibt, auf welche man zurückgreifen kann. Für den Roboter Nao </w:t>
      </w:r>
      <w:r w:rsidR="009A71A3">
        <w:t xml:space="preserve">kann man </w:t>
      </w:r>
      <w:r w:rsidR="005E1DDC">
        <w:t>neben C++ u</w:t>
      </w:r>
      <w:r w:rsidR="00931235">
        <w:t xml:space="preserve">nd Python </w:t>
      </w:r>
      <w:r w:rsidR="00887880">
        <w:t>ebenfalls C# nutzen.</w:t>
      </w:r>
    </w:p>
    <w:p w:rsidR="00A85C5B" w:rsidRDefault="00F2309A" w:rsidP="0080399A">
      <w:r>
        <w:t>Da</w:t>
      </w:r>
      <w:r w:rsidR="009A0DFE">
        <w:t xml:space="preserve"> sowohl die Kinect, als auch der Nao mit C# arbeiten (können), ist auch di</w:t>
      </w:r>
      <w:r w:rsidR="00010E25">
        <w:t>e Anwendung in C# programmiert, u</w:t>
      </w:r>
      <w:r w:rsidR="00A85C5B">
        <w:t xml:space="preserve">m </w:t>
      </w:r>
      <w:r w:rsidR="00010E25">
        <w:t xml:space="preserve">so </w:t>
      </w:r>
      <w:r w:rsidR="00A85C5B">
        <w:t xml:space="preserve">ohne </w:t>
      </w:r>
      <w:proofErr w:type="spellStart"/>
      <w:r w:rsidR="00A85C5B">
        <w:t>Konventierung</w:t>
      </w:r>
      <w:proofErr w:type="spellEnd"/>
      <w:r w:rsidR="00A85C5B">
        <w:t xml:space="preserve"> das Spiel </w:t>
      </w:r>
      <w:r w:rsidR="00010E25">
        <w:t>zu programmieren. D</w:t>
      </w:r>
      <w:r w:rsidR="00A85C5B">
        <w:t xml:space="preserve">ie Daten </w:t>
      </w:r>
      <w:r w:rsidR="00010E25">
        <w:t xml:space="preserve">werden </w:t>
      </w:r>
      <w:r w:rsidR="00A85C5B">
        <w:t xml:space="preserve">mittels C# an den </w:t>
      </w:r>
      <w:r w:rsidR="00010E25">
        <w:t xml:space="preserve">Nao übertragen, intern gespeichert </w:t>
      </w:r>
      <w:r w:rsidR="00A85C5B">
        <w:t>und ebenso über C# von der Kinect ausgelesen</w:t>
      </w:r>
      <w:r w:rsidR="00010E25">
        <w:t>, um problemlos miteinander verglichen werden zu können</w:t>
      </w:r>
      <w:r w:rsidR="00A85C5B">
        <w:t>.</w:t>
      </w:r>
    </w:p>
    <w:p w:rsidR="009A71A3"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w:t>
      </w:r>
      <w:proofErr w:type="spellStart"/>
      <w:r w:rsidR="00CC3CED">
        <w:t>Map</w:t>
      </w:r>
      <w:proofErr w:type="spellEnd"/>
      <w:r w:rsidR="00CC3CED">
        <w:t xml:space="preserve">, um den Code und die Interaktionen der Programmteile schematisch zu betrachten. </w:t>
      </w:r>
    </w:p>
    <w:p w:rsidR="00010E25" w:rsidRDefault="00010E25" w:rsidP="0080399A">
      <w:r>
        <w:t xml:space="preserve">Die verwendeten Bibliotheken heißen </w:t>
      </w:r>
      <w:proofErr w:type="spellStart"/>
      <w:r>
        <w:t>Aldebaran.Proxies</w:t>
      </w:r>
      <w:proofErr w:type="spellEnd"/>
      <w:r>
        <w:t xml:space="preserve"> für den Nao und </w:t>
      </w:r>
      <w:proofErr w:type="spellStart"/>
      <w:r>
        <w:t>Microsoft.Kinect</w:t>
      </w:r>
      <w:proofErr w:type="spellEnd"/>
      <w:r>
        <w:t xml:space="preserve"> für die Kamera.</w:t>
      </w:r>
    </w:p>
    <w:p w:rsidR="005F7783" w:rsidRDefault="005F7783" w:rsidP="005F7783">
      <w:pPr>
        <w:keepNext/>
      </w:pPr>
      <w:r>
        <w:rPr>
          <w:noProof/>
          <w:lang w:eastAsia="de-DE"/>
        </w:rPr>
        <w:drawing>
          <wp:inline distT="0" distB="0" distL="0" distR="0" wp14:anchorId="74D66C4C" wp14:editId="6105885C">
            <wp:extent cx="5759450" cy="34893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489325"/>
                    </a:xfrm>
                    <a:prstGeom prst="rect">
                      <a:avLst/>
                    </a:prstGeom>
                  </pic:spPr>
                </pic:pic>
              </a:graphicData>
            </a:graphic>
          </wp:inline>
        </w:drawing>
      </w:r>
    </w:p>
    <w:p w:rsidR="005F7783" w:rsidRPr="0080399A" w:rsidRDefault="005F7783" w:rsidP="005F7783">
      <w:pPr>
        <w:pStyle w:val="Beschriftung"/>
        <w:jc w:val="center"/>
      </w:pPr>
      <w:r>
        <w:t xml:space="preserve">Abb. </w:t>
      </w:r>
      <w:r w:rsidR="007B26AB">
        <w:fldChar w:fldCharType="begin"/>
      </w:r>
      <w:r w:rsidR="007B26AB">
        <w:instrText xml:space="preserve"> SEQ Abb. \* ARABIC </w:instrText>
      </w:r>
      <w:r w:rsidR="007B26AB">
        <w:fldChar w:fldCharType="separate"/>
      </w:r>
      <w:r>
        <w:rPr>
          <w:noProof/>
        </w:rPr>
        <w:t>12</w:t>
      </w:r>
      <w:r w:rsidR="007B26AB">
        <w:rPr>
          <w:noProof/>
        </w:rPr>
        <w:fldChar w:fldCharType="end"/>
      </w:r>
      <w:r>
        <w:t>: Visual Studio</w:t>
      </w:r>
    </w:p>
    <w:p w:rsidR="00C73DC2" w:rsidRDefault="0080399A" w:rsidP="00C73DC2">
      <w:pPr>
        <w:pStyle w:val="berschrift2"/>
      </w:pPr>
      <w:bookmarkStart w:id="57" w:name="_Toc387066339"/>
      <w:r>
        <w:lastRenderedPageBreak/>
        <w:t>Threads</w:t>
      </w:r>
      <w:bookmarkEnd w:id="57"/>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rsidR="005F7783">
        <w:t xml:space="preserve">Abb. </w:t>
      </w:r>
      <w:r w:rsidR="005F7783">
        <w:rPr>
          <w:noProof/>
        </w:rPr>
        <w:t>13</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1132CE58" wp14:editId="6522D338">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58" w:name="_Ref386470588"/>
      <w:bookmarkStart w:id="59" w:name="_Toc387066303"/>
      <w:r>
        <w:t xml:space="preserve">Abb. </w:t>
      </w:r>
      <w:r w:rsidR="007B26AB">
        <w:fldChar w:fldCharType="begin"/>
      </w:r>
      <w:r w:rsidR="007B26AB">
        <w:instrText xml:space="preserve"> SEQ Abb. \* ARA</w:instrText>
      </w:r>
      <w:r w:rsidR="007B26AB">
        <w:instrText xml:space="preserve">BIC </w:instrText>
      </w:r>
      <w:r w:rsidR="007B26AB">
        <w:fldChar w:fldCharType="separate"/>
      </w:r>
      <w:r w:rsidR="005F7783">
        <w:rPr>
          <w:noProof/>
        </w:rPr>
        <w:t>13</w:t>
      </w:r>
      <w:r w:rsidR="007B26AB">
        <w:rPr>
          <w:noProof/>
        </w:rPr>
        <w:fldChar w:fldCharType="end"/>
      </w:r>
      <w:bookmarkEnd w:id="58"/>
      <w:r>
        <w:t xml:space="preserve">: Threads aus Nutzersicht </w:t>
      </w:r>
      <w:sdt>
        <w:sdtPr>
          <w:id w:val="-296217017"/>
          <w:citation/>
        </w:sdtPr>
        <w:sdtEndPr/>
        <w:sdtContent>
          <w:r>
            <w:fldChar w:fldCharType="begin"/>
          </w:r>
          <w:r w:rsidR="00097711">
            <w:instrText xml:space="preserve">CITATION Cle13 \l 1031 </w:instrText>
          </w:r>
          <w:r>
            <w:fldChar w:fldCharType="separate"/>
          </w:r>
          <w:r w:rsidR="00097711">
            <w:rPr>
              <w:noProof/>
            </w:rPr>
            <w:t>[24]</w:t>
          </w:r>
          <w:r>
            <w:fldChar w:fldCharType="end"/>
          </w:r>
        </w:sdtContent>
      </w:sdt>
      <w:bookmarkEnd w:id="59"/>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7948D9">
        <w:t xml:space="preserve">Abb. </w:t>
      </w:r>
      <w:r w:rsidR="007948D9">
        <w:rPr>
          <w:noProof/>
        </w:rPr>
        <w:t>14</w:t>
      </w:r>
      <w:r w:rsidR="002873AA">
        <w:fldChar w:fldCharType="end"/>
      </w:r>
      <w:r w:rsidR="002873AA">
        <w:t xml:space="preserve"> zu sehen</w:t>
      </w:r>
      <w:r w:rsidR="00B417DA">
        <w:t>. Doch während Prozesse einen eigenen Adressraum haben und nur mittels Betriebssystem-Mitteln interagieren, können Threads</w:t>
      </w:r>
      <w:r w:rsidR="007948D9">
        <w:t xml:space="preserve"> auch</w:t>
      </w:r>
      <w:r w:rsidR="00B417DA">
        <w:t xml:space="preserve"> über </w:t>
      </w:r>
      <w:proofErr w:type="gramStart"/>
      <w:r w:rsidR="00B417DA">
        <w:t>statische</w:t>
      </w:r>
      <w:proofErr w:type="gramEnd"/>
      <w:r w:rsidR="00B417DA">
        <w:t xml:space="preserve"> Variablen kommunizieren. </w:t>
      </w:r>
    </w:p>
    <w:p w:rsidR="00B417DA" w:rsidRDefault="00B417DA" w:rsidP="00B417DA">
      <w:pPr>
        <w:keepNext/>
      </w:pPr>
      <w:r>
        <w:rPr>
          <w:noProof/>
          <w:lang w:eastAsia="de-DE"/>
        </w:rPr>
        <w:lastRenderedPageBreak/>
        <w:drawing>
          <wp:inline distT="0" distB="0" distL="0" distR="0" wp14:anchorId="040DEF9A" wp14:editId="25AD9BC6">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0" w:name="_Ref386470208"/>
      <w:bookmarkStart w:id="61" w:name="_Toc387066304"/>
      <w:r>
        <w:t xml:space="preserve">Abb. </w:t>
      </w:r>
      <w:r w:rsidR="007B26AB">
        <w:fldChar w:fldCharType="begin"/>
      </w:r>
      <w:r w:rsidR="007B26AB">
        <w:instrText xml:space="preserve"> SEQ Abb. \* ARABIC </w:instrText>
      </w:r>
      <w:r w:rsidR="007B26AB">
        <w:fldChar w:fldCharType="separate"/>
      </w:r>
      <w:r w:rsidR="005F7783">
        <w:rPr>
          <w:noProof/>
        </w:rPr>
        <w:t>14</w:t>
      </w:r>
      <w:r w:rsidR="007B26AB">
        <w:rPr>
          <w:noProof/>
        </w:rPr>
        <w:fldChar w:fldCharType="end"/>
      </w:r>
      <w:bookmarkEnd w:id="60"/>
      <w:r>
        <w:t>: Threads im Vergleich zu Prozessen</w:t>
      </w:r>
      <w:r w:rsidR="00097711">
        <w:t xml:space="preserve"> </w:t>
      </w:r>
      <w:sdt>
        <w:sdtPr>
          <w:id w:val="-669721136"/>
          <w:citation/>
        </w:sdtPr>
        <w:sdtEnd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1"/>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103DB095" wp14:editId="29ABF9B4">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7">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2" w:name="_Toc387066305"/>
      <w:r>
        <w:t xml:space="preserve">Abb. </w:t>
      </w:r>
      <w:r w:rsidR="007B26AB">
        <w:fldChar w:fldCharType="begin"/>
      </w:r>
      <w:r w:rsidR="007B26AB">
        <w:instrText xml:space="preserve"> SEQ Abb. \* ARABIC </w:instrText>
      </w:r>
      <w:r w:rsidR="007B26AB">
        <w:fldChar w:fldCharType="separate"/>
      </w:r>
      <w:r w:rsidR="005F7783">
        <w:rPr>
          <w:noProof/>
        </w:rPr>
        <w:t>15</w:t>
      </w:r>
      <w:r w:rsidR="007B26AB">
        <w:rPr>
          <w:noProof/>
        </w:rPr>
        <w:fldChar w:fldCharType="end"/>
      </w:r>
      <w:r>
        <w:t>: Zustände von Threads</w:t>
      </w:r>
      <w:r w:rsidR="00097711">
        <w:t xml:space="preserve"> </w:t>
      </w:r>
      <w:sdt>
        <w:sdtPr>
          <w:id w:val="1736202252"/>
          <w:citation/>
        </w:sdtPr>
        <w:sdtEnd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2"/>
    </w:p>
    <w:p w:rsidR="0080399A" w:rsidRPr="00E9309A" w:rsidRDefault="007119DD" w:rsidP="00B417DA">
      <w:r>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End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End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End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3" w:name="_Toc387066340"/>
      <w:commentRangeStart w:id="64"/>
      <w:r>
        <w:lastRenderedPageBreak/>
        <w:t>Konzeption/Planung</w:t>
      </w:r>
      <w:commentRangeEnd w:id="64"/>
      <w:r w:rsidR="002F647E">
        <w:rPr>
          <w:rStyle w:val="Kommentarzeichen"/>
          <w:rFonts w:eastAsia="Times New Roman"/>
          <w:b w:val="0"/>
          <w:bCs w:val="0"/>
          <w:color w:val="auto"/>
        </w:rPr>
        <w:commentReference w:id="64"/>
      </w:r>
      <w:bookmarkEnd w:id="63"/>
    </w:p>
    <w:p w:rsidR="00960236" w:rsidRDefault="009A0DFE" w:rsidP="009A0DFE">
      <w:r>
        <w:t xml:space="preserve">Zu Beginn wird die Entwicklungsumgebung eingerichtet, inklusive der SDKs </w:t>
      </w:r>
      <w:r w:rsidR="00960236">
        <w:t>von</w:t>
      </w:r>
      <w:r>
        <w:t xml:space="preserve"> Kinect und Nao. Dann werden dem Nao ei</w:t>
      </w:r>
      <w:r w:rsidR="00960236">
        <w:t xml:space="preserve">nige Bewegungen einprogrammiert, </w:t>
      </w:r>
      <w:ins w:id="65" w:author="Dennis" w:date="2014-03-16T14:10:00Z">
        <w:r w:rsidR="00C25F49">
          <w:t xml:space="preserve">wobei es sich </w:t>
        </w:r>
      </w:ins>
      <w:r w:rsidR="00960236">
        <w:t xml:space="preserve">zu Beginn </w:t>
      </w:r>
      <w:del w:id="66" w:author="Dennis" w:date="2014-03-16T14:10:00Z">
        <w:r w:rsidR="00960236" w:rsidDel="00C25F49">
          <w:delText>werden dies</w:delText>
        </w:r>
      </w:del>
      <w:ins w:id="67" w:author="Dennis" w:date="2014-03-16T14:10:00Z">
        <w:r w:rsidR="00C25F49">
          <w:t>um</w:t>
        </w:r>
      </w:ins>
      <w:r w:rsidR="00960236">
        <w:t xml:space="preserve"> einfache Bewegungen </w:t>
      </w:r>
      <w:del w:id="68" w:author="Dennis" w:date="2014-03-16T14:10:00Z">
        <w:r w:rsidR="00960236" w:rsidDel="00C25F49">
          <w:delText>sein</w:delText>
        </w:r>
      </w:del>
      <w:ins w:id="69" w:author="Dennis" w:date="2014-03-16T14:10:00Z">
        <w:r w:rsidR="00C25F49">
          <w:t>handelt</w:t>
        </w:r>
      </w:ins>
      <w:r w:rsidR="00960236">
        <w:t>, damit alle Komponenten auf ihre Funktionstüchtigkeit getestet werden können.</w:t>
      </w:r>
      <w:r>
        <w:t xml:space="preserve"> </w:t>
      </w:r>
      <w:del w:id="70" w:author="Dennis" w:date="2014-03-16T14:11:00Z">
        <w:r w:rsidR="00960236" w:rsidDel="00C25F49">
          <w:delText>Es</w:delText>
        </w:r>
        <w:r w:rsidDel="00C25F49">
          <w:delText xml:space="preserve"> </w:delText>
        </w:r>
      </w:del>
      <w:ins w:id="71" w:author="Dennis" w:date="2014-03-16T14:11:00Z">
        <w:r w:rsidR="00C25F49">
          <w:t xml:space="preserve">Außerdem </w:t>
        </w:r>
      </w:ins>
      <w:r>
        <w:t xml:space="preserve">sollen </w:t>
      </w:r>
      <w:del w:id="72" w:author="Dennis" w:date="2014-03-16T14:11:00Z">
        <w:r w:rsidDel="00C25F49">
          <w:delText xml:space="preserve">auch </w:delText>
        </w:r>
      </w:del>
      <w:r>
        <w:t xml:space="preserve">die entsprechenden Winkel </w:t>
      </w:r>
      <w:ins w:id="73" w:author="Dennis" w:date="2014-03-16T14:11:00Z">
        <w:r w:rsidR="00C25F49">
          <w:t xml:space="preserve">der durchgeführten Bewegung </w:t>
        </w:r>
      </w:ins>
      <w:del w:id="74" w:author="Dennis" w:date="2014-03-16T14:11:00Z">
        <w:r w:rsidDel="00C25F49">
          <w:delText xml:space="preserve">berechnet </w:delText>
        </w:r>
      </w:del>
      <w:ins w:id="75" w:author="Dennis" w:date="2014-03-16T14:11:00Z">
        <w:r w:rsidR="00C25F49">
          <w:t xml:space="preserve">ausgelesen </w:t>
        </w:r>
      </w:ins>
      <w:r>
        <w:t>und an eine Klasse übermittelt werden</w:t>
      </w:r>
      <w:del w:id="76" w:author="Dennis" w:date="2014-03-16T14:12:00Z">
        <w:r w:rsidR="00960236" w:rsidDel="00C25F49">
          <w:delText xml:space="preserve">, </w:delText>
        </w:r>
      </w:del>
      <w:ins w:id="77" w:author="Dennis" w:date="2014-03-16T14:12:00Z">
        <w:r w:rsidR="00C25F49">
          <w:t xml:space="preserve">. </w:t>
        </w:r>
      </w:ins>
      <w:del w:id="78" w:author="Dennis" w:date="2014-03-16T14:12:00Z">
        <w:r w:rsidR="00960236" w:rsidDel="00C25F49">
          <w:delText>die diese mit den Winkeln, die die Kinect sendet, vergleicht</w:delText>
        </w:r>
        <w:r w:rsidDel="00C25F49">
          <w:delText>.</w:delText>
        </w:r>
      </w:del>
      <w:ins w:id="79" w:author="Dennis" w:date="2014-03-16T14:12:00Z">
        <w:r w:rsidR="00C25F49">
          <w:t>Diese Klasse ist dann auch dafür zuständig, dass die Winkel der Nao-Bewegung mit den Winkel, welche die Kinect aufgezeichnet hat, verglichen werden.</w:t>
        </w:r>
      </w:ins>
      <w:r>
        <w:t xml:space="preserve"> </w:t>
      </w:r>
    </w:p>
    <w:p w:rsidR="00960236" w:rsidRDefault="009A0DFE" w:rsidP="009A0DFE">
      <w:r>
        <w:t xml:space="preserve">Die Kinect bringt einige fertige Programmierungen mit, unter anderem eine Programmierung, in der </w:t>
      </w:r>
      <w:r w:rsidR="00960236">
        <w:t xml:space="preserve">die </w:t>
      </w:r>
      <w:r>
        <w:t>Skelette von Personen sowie deren Entfernung erkannt wird. Dieses Programm soll als Grundlage dienen, mit dem der Nutzer seine Bewegungen selbst sieht und das Programm die Winkel der Nutzer errechnen kann</w:t>
      </w:r>
      <w:r w:rsidR="00960236">
        <w:t xml:space="preserve">. </w:t>
      </w:r>
    </w:p>
    <w:p w:rsidR="00960236" w:rsidRDefault="009A0DFE" w:rsidP="009A0DFE">
      <w:r>
        <w:t xml:space="preserve">Es bleibt zu überlegen ob 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960236" w:rsidRDefault="009A0DFE" w:rsidP="009A0DFE">
      <w:del w:id="80" w:author="Dennis" w:date="2014-03-16T14:19:00Z">
        <w:r w:rsidDel="005C2AEB">
          <w:delText xml:space="preserve">Dabei </w:delText>
        </w:r>
        <w:r w:rsidR="00960236" w:rsidDel="005C2AEB">
          <w:delText>sollen</w:delText>
        </w:r>
      </w:del>
      <w:ins w:id="81" w:author="Dennis" w:date="2014-03-16T14:19:00Z">
        <w:r w:rsidR="005C2AEB">
          <w:t>Zunächst werden lediglich</w:t>
        </w:r>
      </w:ins>
      <w:r w:rsidR="00960236">
        <w:t xml:space="preserve"> di</w:t>
      </w:r>
      <w:r>
        <w:t xml:space="preserve">e Winkel </w:t>
      </w:r>
      <w:del w:id="82" w:author="Dennis" w:date="2014-03-16T14:19:00Z">
        <w:r w:rsidR="00960236" w:rsidDel="005C2AEB">
          <w:delText xml:space="preserve">erstmal nur </w:delText>
        </w:r>
        <w:r w:rsidDel="005C2AEB">
          <w:delText>zu Beginn</w:delText>
        </w:r>
      </w:del>
      <w:ins w:id="83" w:author="Dennis" w:date="2014-03-16T14:19:00Z">
        <w:r w:rsidR="005C2AEB">
          <w:t>des Starts</w:t>
        </w:r>
      </w:ins>
      <w:r>
        <w:t xml:space="preserve"> und Ende</w:t>
      </w:r>
      <w:ins w:id="84" w:author="Dennis" w:date="2014-03-16T14:20:00Z">
        <w:r w:rsidR="005C2AEB">
          <w:t>s</w:t>
        </w:r>
      </w:ins>
      <w:r>
        <w:t xml:space="preserve"> der </w:t>
      </w:r>
      <w:ins w:id="85" w:author="Dennis" w:date="2014-03-16T14:20:00Z">
        <w:r w:rsidR="005C2AEB">
          <w:t>Benutzer-</w:t>
        </w:r>
      </w:ins>
      <w:r>
        <w:t xml:space="preserve">Bewegung gemessen und </w:t>
      </w:r>
      <w:ins w:id="86" w:author="Dennis" w:date="2014-03-16T14:20:00Z">
        <w:r w:rsidR="005C2AEB">
          <w:t xml:space="preserve">mit den gespeicherten Werten des </w:t>
        </w:r>
        <w:proofErr w:type="spellStart"/>
        <w:r w:rsidR="005C2AEB">
          <w:t>Naos</w:t>
        </w:r>
        <w:proofErr w:type="spellEnd"/>
        <w:r w:rsidR="005C2AEB">
          <w:t xml:space="preserve"> </w:t>
        </w:r>
      </w:ins>
      <w:r>
        <w:t>verglichen</w:t>
      </w:r>
      <w:del w:id="87" w:author="Dennis" w:date="2014-03-16T14:21:00Z">
        <w:r w:rsidR="00960236" w:rsidDel="005C2AEB">
          <w:delText xml:space="preserve"> werden</w:delText>
        </w:r>
      </w:del>
      <w:r w:rsidR="00960236">
        <w:t xml:space="preserve">. Sofern dieser Mechanismus funktioniert sollen die </w:t>
      </w:r>
      <w:ins w:id="88" w:author="Dennis" w:date="2014-03-16T14:22:00Z">
        <w:r w:rsidR="005C2AEB">
          <w:t xml:space="preserve">Winkel der </w:t>
        </w:r>
      </w:ins>
      <w:r w:rsidR="00960236">
        <w:t xml:space="preserve">Bewegungen </w:t>
      </w:r>
      <w:del w:id="89" w:author="Dennis" w:date="2014-03-16T14:19:00Z">
        <w:r w:rsidR="00960236" w:rsidDel="005C2AEB">
          <w:delText xml:space="preserve">komplizierter und umfangreicher werden und auch </w:delText>
        </w:r>
      </w:del>
      <w:del w:id="90" w:author="Dennis" w:date="2014-03-16T14:22:00Z">
        <w:r w:rsidR="00960236" w:rsidDel="005C2AEB">
          <w:delText>mit verschiedenen</w:delText>
        </w:r>
      </w:del>
      <w:ins w:id="91" w:author="Dennis" w:date="2014-03-16T14:22:00Z">
        <w:r w:rsidR="005C2AEB">
          <w:t>an weiteren</w:t>
        </w:r>
      </w:ins>
      <w:r w:rsidR="00960236">
        <w:t xml:space="preserve"> </w:t>
      </w:r>
      <w:r>
        <w:t>Zwischenpunkten</w:t>
      </w:r>
      <w:r w:rsidR="00960236">
        <w:t xml:space="preserve"> verglichen werden</w:t>
      </w:r>
      <w:r>
        <w:t xml:space="preserve">. </w:t>
      </w:r>
      <w:r w:rsidR="00960236">
        <w:t>Dies verhindert, dass der Spieler Bewegungen abkürzen und somit schummeln kann.</w:t>
      </w:r>
    </w:p>
    <w:p w:rsidR="00960236" w:rsidRPr="00424036" w:rsidRDefault="00960236" w:rsidP="009A0DFE">
      <w:r>
        <w:t xml:space="preserve">Um die Applikation auf ihre Funktionsfähigkeit zu testen, wird jede der Bewegungen zehn mal hintereinander durchgeführt und die Rate ermitteln, wie viele Bewegungen </w:t>
      </w:r>
      <w:del w:id="92" w:author="Dennis" w:date="2014-03-16T15:31:00Z">
        <w:r w:rsidDel="004412C5">
          <w:delText xml:space="preserve">als wie gut </w:delText>
        </w:r>
      </w:del>
      <w:ins w:id="93" w:author="Dennis" w:date="2014-03-16T15:31:00Z">
        <w:r w:rsidR="004412C5">
          <w:t>an</w:t>
        </w:r>
      </w:ins>
      <w:r>
        <w:t xml:space="preserve">erkannt werden. Auf diesen Ergebnissen aufbauen werden die entsprechenden Filter angepasst.  </w:t>
      </w:r>
    </w:p>
    <w:p w:rsidR="00942CB8" w:rsidRDefault="00942CB8">
      <w:pPr>
        <w:spacing w:line="240" w:lineRule="auto"/>
        <w:jc w:val="left"/>
        <w:rPr>
          <w:rFonts w:eastAsia="Calibri"/>
          <w:b/>
          <w:bCs/>
          <w:color w:val="1F497D"/>
          <w:sz w:val="40"/>
          <w:szCs w:val="40"/>
        </w:rPr>
      </w:pPr>
      <w:r>
        <w:lastRenderedPageBreak/>
        <w:br w:type="page"/>
      </w:r>
    </w:p>
    <w:p w:rsidR="009A0DFE" w:rsidRDefault="009A0DFE" w:rsidP="009A0DFE">
      <w:pPr>
        <w:pStyle w:val="berschrift1"/>
      </w:pPr>
      <w:bookmarkStart w:id="94" w:name="_Toc387066341"/>
      <w:r>
        <w:lastRenderedPageBreak/>
        <w:t>Umsetzung</w:t>
      </w:r>
      <w:bookmarkEnd w:id="94"/>
    </w:p>
    <w:p w:rsidR="00DB0376" w:rsidRPr="00DB0376" w:rsidRDefault="00DB0376" w:rsidP="00DB0376">
      <w:r>
        <w:t>In diesem Kapitel wird auf die komplette Entwicklung eingegangen. Im ersten Unterkapitel wird die Struktur des kompletten Programms erläutern. Da die Struktur sich größtenteils in zwei Teilgebiete einordnen lässt, wird in den beiden darauffolgenden Unterpunkten die Nao- und Kinect-Programmierung erläutert. Danach werden die Themen GUI und Test beschrieben.</w:t>
      </w:r>
    </w:p>
    <w:p w:rsidR="00FB03C2" w:rsidRDefault="00FB03C2" w:rsidP="00FB03C2">
      <w:pPr>
        <w:pStyle w:val="berschrift2"/>
      </w:pPr>
      <w:bookmarkStart w:id="95" w:name="_Toc387066342"/>
      <w:r>
        <w:t>Programm</w:t>
      </w:r>
      <w:r w:rsidR="00DB0376">
        <w:t>struktur</w:t>
      </w:r>
      <w:r w:rsidR="00ED3440">
        <w:t xml:space="preserve"> / Architektur</w:t>
      </w:r>
      <w:r w:rsidR="00F7001A">
        <w:t xml:space="preserve"> - Dennis</w:t>
      </w:r>
      <w:bookmarkEnd w:id="95"/>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7948D9">
        <w:t xml:space="preserve">Abb. </w:t>
      </w:r>
      <w:r w:rsidR="007948D9">
        <w:rPr>
          <w:noProof/>
        </w:rPr>
        <w:t>16</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r w:rsidR="00EA47A3">
        <w:t xml:space="preserve"> Methoden </w:t>
      </w:r>
      <w:r w:rsidR="007948D9">
        <w:t xml:space="preserve">und Variablen </w:t>
      </w:r>
      <w:r w:rsidR="00EA47A3">
        <w:t>sichtbar sind.</w:t>
      </w:r>
    </w:p>
    <w:p w:rsidR="00D5359F" w:rsidRDefault="00EA47A3" w:rsidP="00D5359F">
      <w:pPr>
        <w:keepNext/>
      </w:pPr>
      <w:r>
        <w:rPr>
          <w:noProof/>
          <w:lang w:eastAsia="de-DE"/>
        </w:rPr>
        <w:drawing>
          <wp:inline distT="0" distB="0" distL="0" distR="0" wp14:anchorId="4597435C" wp14:editId="56FFF983">
            <wp:extent cx="5802998" cy="3000375"/>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07807" cy="3002861"/>
                    </a:xfrm>
                    <a:prstGeom prst="rect">
                      <a:avLst/>
                    </a:prstGeom>
                    <a:noFill/>
                    <a:ln>
                      <a:noFill/>
                    </a:ln>
                  </pic:spPr>
                </pic:pic>
              </a:graphicData>
            </a:graphic>
          </wp:inline>
        </w:drawing>
      </w:r>
    </w:p>
    <w:p w:rsidR="00EA47A3" w:rsidRDefault="00D5359F" w:rsidP="00CC3CED">
      <w:pPr>
        <w:pStyle w:val="Beschriftung"/>
        <w:jc w:val="center"/>
      </w:pPr>
      <w:bookmarkStart w:id="96" w:name="_Ref386027265"/>
      <w:bookmarkStart w:id="97" w:name="_Toc387066306"/>
      <w:r>
        <w:t xml:space="preserve">Abb. </w:t>
      </w:r>
      <w:r w:rsidR="007B26AB">
        <w:fldChar w:fldCharType="begin"/>
      </w:r>
      <w:r w:rsidR="007B26AB">
        <w:instrText xml:space="preserve"> SEQ Abb. \* ARABIC </w:instrText>
      </w:r>
      <w:r w:rsidR="007B26AB">
        <w:fldChar w:fldCharType="separate"/>
      </w:r>
      <w:r w:rsidR="005F7783">
        <w:rPr>
          <w:noProof/>
        </w:rPr>
        <w:t>16</w:t>
      </w:r>
      <w:r w:rsidR="007B26AB">
        <w:rPr>
          <w:noProof/>
        </w:rPr>
        <w:fldChar w:fldCharType="end"/>
      </w:r>
      <w:bookmarkEnd w:id="96"/>
      <w:r>
        <w:t xml:space="preserve">: Code </w:t>
      </w:r>
      <w:proofErr w:type="spellStart"/>
      <w:r>
        <w:t>Map</w:t>
      </w:r>
      <w:bookmarkEnd w:id="97"/>
      <w:proofErr w:type="spellEnd"/>
    </w:p>
    <w:p w:rsidR="00D03CBC" w:rsidRDefault="00D03CBC" w:rsidP="00D03CBC">
      <w:r>
        <w:t xml:space="preserve">In der Abbildung sind die Klasse </w:t>
      </w:r>
      <w:proofErr w:type="spellStart"/>
      <w:r>
        <w:t>MainWindow</w:t>
      </w:r>
      <w:proofErr w:type="spellEnd"/>
      <w:r>
        <w:t xml:space="preserve"> und die Pakete Nao und Kinect zu sehen. Im Paket Nao sind die Klassen </w:t>
      </w:r>
      <w:proofErr w:type="spellStart"/>
      <w:r>
        <w:t>Init</w:t>
      </w:r>
      <w:proofErr w:type="spellEnd"/>
      <w:r>
        <w:t xml:space="preserve">, Bewegen und Start zu sehen, bei Start kann man zusätzlich noch die beiden Methoden Start und Startposition erkennen. Zu dem Paket Kinect gehören die Klassen Angle und Vergleich. In der Klasse Angle wird auf eine Instanz der Klasse Vergleich und des </w:t>
      </w:r>
      <w:proofErr w:type="spellStart"/>
      <w:r>
        <w:t>MainWindows</w:t>
      </w:r>
      <w:proofErr w:type="spellEnd"/>
      <w:r>
        <w:t xml:space="preserve"> (</w:t>
      </w:r>
      <w:proofErr w:type="spellStart"/>
      <w:r>
        <w:t>mw</w:t>
      </w:r>
      <w:proofErr w:type="spellEnd"/>
      <w:r>
        <w:t>) zugegriffen.</w:t>
      </w:r>
    </w:p>
    <w:p w:rsidR="00D03CBC" w:rsidRDefault="00D03CBC">
      <w:pPr>
        <w:spacing w:line="240" w:lineRule="auto"/>
        <w:jc w:val="left"/>
      </w:pPr>
      <w:r>
        <w:br w:type="page"/>
      </w:r>
    </w:p>
    <w:p w:rsidR="00A454F1" w:rsidRPr="00A454F1" w:rsidRDefault="00A454F1" w:rsidP="00823854">
      <w:pPr>
        <w:rPr>
          <w:b/>
        </w:rPr>
      </w:pPr>
      <w:proofErr w:type="spellStart"/>
      <w:r w:rsidRPr="004C42B6">
        <w:rPr>
          <w:b/>
          <w:i/>
        </w:rPr>
        <w:lastRenderedPageBreak/>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Nao-Teil.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und der Port vom Nao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D03CBC">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(Nao-Bereich)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r w:rsidR="00D03CBC">
        <w:t xml:space="preserve"> </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Nao eine Bewegung vorführen soll. Je nach dem ob Nao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D03CBC" w:rsidRDefault="00D03CBC">
      <w:pPr>
        <w:spacing w:line="240" w:lineRule="auto"/>
        <w:jc w:val="left"/>
        <w:rPr>
          <w:b/>
          <w:i/>
        </w:rPr>
      </w:pPr>
      <w:r>
        <w:rPr>
          <w:b/>
          <w:i/>
        </w:rPr>
        <w:br w:type="page"/>
      </w:r>
    </w:p>
    <w:p w:rsidR="00454C94" w:rsidRPr="00543B69" w:rsidRDefault="00454C94" w:rsidP="00454C94">
      <w:pPr>
        <w:rPr>
          <w:b/>
        </w:rPr>
      </w:pPr>
      <w:r>
        <w:rPr>
          <w:b/>
          <w:i/>
        </w:rPr>
        <w:lastRenderedPageBreak/>
        <w:t>Start</w:t>
      </w:r>
      <w:r w:rsidRPr="00543B69">
        <w:rPr>
          <w:b/>
        </w:rPr>
        <w:t xml:space="preserve"> (Nao-Bereich)</w:t>
      </w:r>
      <w:r>
        <w:rPr>
          <w:b/>
        </w:rPr>
        <w:t>:</w:t>
      </w:r>
    </w:p>
    <w:p w:rsidR="00454C94" w:rsidRDefault="00454C94" w:rsidP="004C42B6">
      <w:r>
        <w:t xml:space="preserve">Diese Klasse hat nur die eine Methode </w:t>
      </w:r>
      <w:r w:rsidRPr="00454C94">
        <w:rPr>
          <w:i/>
        </w:rPr>
        <w:t>Startposition</w:t>
      </w:r>
      <w:r>
        <w:t xml:space="preserve">. In dieser Methode bewegt sich Nao in die Startposition </w:t>
      </w:r>
      <w:proofErr w:type="spellStart"/>
      <w:r>
        <w:t>Stand</w:t>
      </w:r>
      <w:r w:rsidR="00B8581C">
        <w:t>Zero</w:t>
      </w:r>
      <w:proofErr w:type="spellEnd"/>
      <w:r>
        <w:t xml:space="preserve">. Außerdem sagt </w:t>
      </w:r>
      <w:r w:rsidR="00D03CBC">
        <w:t>der Roboter</w:t>
      </w:r>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(Nao-Bereich):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Nao wieder in seine Standardposition </w:t>
      </w:r>
      <w:proofErr w:type="spellStart"/>
      <w:r>
        <w:t>Stand</w:t>
      </w:r>
      <w:r w:rsidR="00B8581C">
        <w:t>Zero</w:t>
      </w:r>
      <w:proofErr w:type="spellEnd"/>
      <w:r>
        <w:t>, wie</w:t>
      </w:r>
      <w:r w:rsidR="00D03CBC">
        <w:t xml:space="preserve"> auch</w:t>
      </w:r>
      <w:r>
        <w:t xml:space="preserve"> </w:t>
      </w:r>
      <w:r w:rsidR="004F7673">
        <w:t>bei</w:t>
      </w:r>
      <w:r w:rsidR="00D03CBC">
        <w:t>m</w:t>
      </w:r>
      <w:r w:rsidR="004F7673">
        <w:t xml:space="preserve"> Spielstart</w:t>
      </w:r>
      <w:r>
        <w:t>.</w:t>
      </w:r>
    </w:p>
    <w:p w:rsidR="00454C94" w:rsidRDefault="004F7673" w:rsidP="00823854">
      <w:r>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Nao nachmachen soll in einer </w:t>
      </w:r>
      <w:proofErr w:type="spellStart"/>
      <w:r>
        <w:t>while</w:t>
      </w:r>
      <w:proofErr w:type="spellEnd"/>
      <w:r>
        <w:t>-Schleife z</w:t>
      </w:r>
      <w:r w:rsidR="00D03CBC">
        <w:t xml:space="preserve">um Einsatz. Die </w:t>
      </w:r>
      <w:proofErr w:type="spellStart"/>
      <w:r w:rsidR="00D03CBC">
        <w:t>while</w:t>
      </w:r>
      <w:proofErr w:type="spellEnd"/>
      <w:r w:rsidR="00D03CBC">
        <w:t xml:space="preserve">-Schleife, die für zehn Sekunden </w:t>
      </w:r>
      <w:r w:rsidR="00B64D1A">
        <w:t xml:space="preserve">ausgeführt wird, </w:t>
      </w:r>
      <w:r>
        <w:t xml:space="preserve">ruft </w:t>
      </w:r>
      <w:r w:rsidR="00D03CBC">
        <w:t>immer wieder</w:t>
      </w:r>
      <w:r>
        <w:t xml:space="preserve">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w:t>
      </w:r>
      <w:r w:rsidR="00D03CBC">
        <w:t>, der verglichen</w:t>
      </w:r>
      <w:r>
        <w:t xml:space="preserve"> wird</w:t>
      </w:r>
      <w:r w:rsidR="00D03CBC">
        <w:t>,</w:t>
      </w:r>
      <w:r>
        <w:t xml:space="preserve">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1F7881" w:rsidRPr="00CC7C22" w:rsidRDefault="00B64D1A" w:rsidP="00823854">
      <w:r>
        <w:lastRenderedPageBreak/>
        <w:t xml:space="preserve">In allen Methoden erfolgt zunächst eine Anpassung der übergebenen Kinect-Winkel, sodass </w:t>
      </w:r>
      <w:r w:rsidR="00883338">
        <w:t xml:space="preserve">die Koordinatensysteme </w:t>
      </w:r>
      <w:r>
        <w:t xml:space="preserve">von </w:t>
      </w:r>
      <w:r w:rsidR="00883338">
        <w:t xml:space="preserve">der Kinect </w:t>
      </w:r>
      <w:r>
        <w:t xml:space="preserve">und </w:t>
      </w:r>
      <w:r w:rsidR="00883338">
        <w:t>vom Nao</w:t>
      </w:r>
      <w:r>
        <w:t xml:space="preserve"> übereinstimmen. Letztendlich erfolgt der Abgleich, ob die beiden Winkel nahezu identisch sind.</w:t>
      </w:r>
    </w:p>
    <w:p w:rsidR="00F7001A" w:rsidRDefault="00EF180B" w:rsidP="00F7001A">
      <w:pPr>
        <w:pStyle w:val="berschrift3"/>
      </w:pPr>
      <w:bookmarkStart w:id="98" w:name="_Toc387066343"/>
      <w:r>
        <w:t>Programmablauf</w:t>
      </w:r>
      <w:r w:rsidR="00011BF4">
        <w:t xml:space="preserve"> bei</w:t>
      </w:r>
      <w:r>
        <w:t xml:space="preserve"> einer Bewegungsnachahmung</w:t>
      </w:r>
      <w:bookmarkEnd w:id="98"/>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w:t>
      </w:r>
      <w:r w:rsidR="00883338">
        <w:t>Damit</w:t>
      </w:r>
      <w:r w:rsidR="00A64A36">
        <w:t xml:space="preserve"> ersichtlich ist, was in einem Thread passiert</w:t>
      </w:r>
      <w:r w:rsidR="00883338">
        <w:t>,</w:t>
      </w:r>
      <w:r w:rsidR="00A64A36">
        <w:t xml:space="preserve">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lastRenderedPageBreak/>
        <w:drawing>
          <wp:inline distT="0" distB="0" distL="0" distR="0" wp14:anchorId="3513EF4E" wp14:editId="58D05F92">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9">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99" w:name="_Ref386037800"/>
      <w:bookmarkStart w:id="100" w:name="_Toc387066307"/>
      <w:r>
        <w:t xml:space="preserve">Abb. </w:t>
      </w:r>
      <w:r w:rsidR="007B26AB">
        <w:fldChar w:fldCharType="begin"/>
      </w:r>
      <w:r w:rsidR="007B26AB">
        <w:instrText xml:space="preserve"> SEQ Abb. \* ARABIC </w:instrText>
      </w:r>
      <w:r w:rsidR="007B26AB">
        <w:fldChar w:fldCharType="separate"/>
      </w:r>
      <w:r w:rsidR="005F7783">
        <w:rPr>
          <w:noProof/>
        </w:rPr>
        <w:t>17</w:t>
      </w:r>
      <w:r w:rsidR="007B26AB">
        <w:rPr>
          <w:noProof/>
        </w:rPr>
        <w:fldChar w:fldCharType="end"/>
      </w:r>
      <w:bookmarkEnd w:id="99"/>
      <w:r w:rsidR="00D35612">
        <w:t>: Pro</w:t>
      </w:r>
      <w:r>
        <w:t>g</w:t>
      </w:r>
      <w:r w:rsidR="00D35612">
        <w:t>rammablaufplan – erster Teil</w:t>
      </w:r>
      <w:bookmarkEnd w:id="100"/>
    </w:p>
    <w:p w:rsidR="00040CC7" w:rsidRDefault="007B3FA6" w:rsidP="00543B69">
      <w:r>
        <w:t xml:space="preserve">Wenn ein Spieler eine Bewegung von Nao nachmachen möchte, muss auf der GUI entweder auf den Button „neue Bewegung“ oder </w:t>
      </w:r>
      <w:r w:rsidR="00883338">
        <w:t xml:space="preserve">auf den Button </w:t>
      </w:r>
      <w:r>
        <w:t xml:space="preserve">„Bewegung </w:t>
      </w:r>
      <w:proofErr w:type="spellStart"/>
      <w:r>
        <w:t>wdh</w:t>
      </w:r>
      <w:proofErr w:type="spellEnd"/>
      <w:r>
        <w:t>.“ geklickt werden. Dieser Klick ist auch gleichzeitig der Start des internen Ablaufs.</w:t>
      </w:r>
      <w:r w:rsidR="006A0B57">
        <w:t xml:space="preserve"> Auf der grafischen Oberfläche des Spiels erscheint nun der Text „Nao macht eine Bewegung“ und alle Butt</w:t>
      </w:r>
      <w:r w:rsidR="00040CC7">
        <w:t xml:space="preserve">ons sind </w:t>
      </w:r>
      <w:r w:rsidR="00883338">
        <w:t>ausgegraut</w:t>
      </w:r>
      <w:r w:rsidR="00040CC7">
        <w:t>.</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Nao-Bewegung ausgeführt. Währenddessen die Bewegung ausgeführt wird, werden verschiedene Winkel in Listen gespeichert. Wenn die Bewegung vom Nao fertig ist, beendet sich </w:t>
      </w:r>
      <w:r w:rsidR="00883338">
        <w:t xml:space="preserve">dieser Thread </w:t>
      </w:r>
      <w:r w:rsidR="00040CC7">
        <w:t>automatisch.</w:t>
      </w:r>
    </w:p>
    <w:p w:rsidR="007B3FA6" w:rsidRDefault="00040CC7" w:rsidP="00543B69">
      <w:proofErr w:type="spellStart"/>
      <w:r>
        <w:lastRenderedPageBreak/>
        <w:t>Thread_Bewegung_GUI</w:t>
      </w:r>
      <w:proofErr w:type="spellEnd"/>
      <w:r>
        <w:t xml:space="preserve"> ist zwar schon gestartet, wartet aber in einer </w:t>
      </w:r>
      <w:proofErr w:type="spellStart"/>
      <w:r>
        <w:t>while</w:t>
      </w:r>
      <w:proofErr w:type="spellEnd"/>
      <w:r>
        <w:t>-Schleife bis der parallel</w:t>
      </w:r>
      <w:r w:rsidR="00A64A36">
        <w:t>-</w:t>
      </w:r>
      <w:r>
        <w:t xml:space="preserve">laufende Thread beendet ist und erst </w:t>
      </w:r>
      <w:r w:rsidR="00516DD9">
        <w:t xml:space="preserve">dann erfolgt der weitere Ablauf, da ansonsten schon vor Beendigung der Bewegung des </w:t>
      </w:r>
      <w:proofErr w:type="spellStart"/>
      <w:r w:rsidR="00516DD9">
        <w:t>Naos</w:t>
      </w:r>
      <w:proofErr w:type="spellEnd"/>
      <w:r w:rsidR="00516DD9">
        <w:t xml:space="preserve"> der Timer laufen und die Kinect Winkel abfragen würde.</w:t>
      </w:r>
      <w:r>
        <w:t xml:space="preserve">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883338">
        <w:t>Anschließend</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883338">
        <w:t xml:space="preserve">Abb. </w:t>
      </w:r>
      <w:r w:rsidR="00883338">
        <w:rPr>
          <w:noProof/>
        </w:rPr>
        <w:t>18</w:t>
      </w:r>
      <w:r w:rsidR="00B8581C">
        <w:fldChar w:fldCharType="end"/>
      </w:r>
      <w:r w:rsidR="00B8581C">
        <w:t>)</w:t>
      </w:r>
      <w:r w:rsidR="00075419">
        <w:t xml:space="preserve"> </w:t>
      </w:r>
      <w:r w:rsidR="00883338">
        <w:t>erläutert wird.</w:t>
      </w:r>
    </w:p>
    <w:p w:rsidR="00D5359F" w:rsidRDefault="002C0FED" w:rsidP="00D5359F">
      <w:pPr>
        <w:keepNext/>
      </w:pPr>
      <w:r>
        <w:rPr>
          <w:noProof/>
          <w:lang w:eastAsia="de-DE"/>
        </w:rPr>
        <w:drawing>
          <wp:inline distT="0" distB="0" distL="0" distR="0" wp14:anchorId="4CEF54E1" wp14:editId="14982AB6">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30">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101" w:name="_Ref386037747"/>
      <w:bookmarkStart w:id="102" w:name="_Toc387066308"/>
      <w:r>
        <w:t xml:space="preserve">Abb. </w:t>
      </w:r>
      <w:r w:rsidR="007B26AB">
        <w:fldChar w:fldCharType="begin"/>
      </w:r>
      <w:r w:rsidR="007B26AB">
        <w:instrText xml:space="preserve"> SEQ Abb. \* ARABIC </w:instrText>
      </w:r>
      <w:r w:rsidR="007B26AB">
        <w:fldChar w:fldCharType="separate"/>
      </w:r>
      <w:r w:rsidR="005F7783">
        <w:rPr>
          <w:noProof/>
        </w:rPr>
        <w:t>18</w:t>
      </w:r>
      <w:r w:rsidR="007B26AB">
        <w:rPr>
          <w:noProof/>
        </w:rPr>
        <w:fldChar w:fldCharType="end"/>
      </w:r>
      <w:bookmarkEnd w:id="101"/>
      <w:r>
        <w:t>: Programmablaufplan – zweiter Teil</w:t>
      </w:r>
      <w:bookmarkEnd w:id="102"/>
    </w:p>
    <w:p w:rsidR="00616EFF" w:rsidRDefault="00EF4624" w:rsidP="00543B69">
      <w:r>
        <w:t xml:space="preserve">Bis zum Anfang dieser Abbildung wurde die Bewegung vom Nao ausgeführt, die Winkel dieser Bewegung gespeichert und </w:t>
      </w:r>
      <w:r w:rsidR="00656122">
        <w:t>es wurde ein Spieler von der Kinect erkannt.</w:t>
      </w:r>
    </w:p>
    <w:p w:rsidR="00AB37CB" w:rsidRDefault="00656122" w:rsidP="00543B69">
      <w:r>
        <w:lastRenderedPageBreak/>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Nao </w:t>
      </w:r>
      <w:r w:rsidR="0013045D">
        <w:t xml:space="preserve">wieder </w:t>
      </w:r>
      <w:r>
        <w:t xml:space="preserve">in seine Ausgangsposition </w:t>
      </w:r>
      <w:proofErr w:type="spellStart"/>
      <w:r>
        <w:t>Stand</w:t>
      </w:r>
      <w:r w:rsidR="00B8581C">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CE3E3C">
        <w:rPr>
          <w:i/>
        </w:rPr>
        <w:t>goToPosture</w:t>
      </w:r>
      <w:proofErr w:type="spellEnd"/>
      <w:r w:rsidR="00CE3E3C" w:rsidRPr="00CE3E3C">
        <w:rPr>
          <w:i/>
        </w:rPr>
        <w:t>(„</w:t>
      </w:r>
      <w:proofErr w:type="spellStart"/>
      <w:r w:rsidR="00CE3E3C" w:rsidRPr="00CE3E3C">
        <w:rPr>
          <w:i/>
        </w:rPr>
        <w:t>StandZero</w:t>
      </w:r>
      <w:proofErr w:type="spellEnd"/>
      <w:r w:rsidR="00CE3E3C" w:rsidRPr="00CE3E3C">
        <w:rPr>
          <w:i/>
        </w:rPr>
        <w:t>“, 1)</w:t>
      </w:r>
      <w:r w:rsidR="00CE3E3C">
        <w:t xml:space="preserve"> eine nicht-blockierende Methode ist. Nämlich nur so wird sichergestellt, dass der gesamte A</w:t>
      </w:r>
      <w:r w:rsidR="00883338">
        <w:t>blauf parallel durchgeführt werden kann</w:t>
      </w:r>
      <w:r w:rsidR="00CE3E3C">
        <w:t xml:space="preserve">. </w:t>
      </w:r>
      <w:r w:rsidR="00B250C4">
        <w:t xml:space="preserve">An dieser Stelle Nao wieder in seine Ausgangsposition zu stellen hat den Vorteil, dass </w:t>
      </w:r>
      <w:r w:rsidR="0013045D">
        <w:t>jede Bewegung mit der</w:t>
      </w:r>
      <w:r w:rsidR="00CE3E3C">
        <w:t xml:space="preserve"> gleichen</w:t>
      </w:r>
      <w:r w:rsidR="0013045D">
        <w:t xml:space="preserve"> Ausgangsposition startet. Nach der 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t xml:space="preserve">Abb. </w:t>
      </w:r>
      <w:r>
        <w:rPr>
          <w:noProof/>
        </w:rPr>
        <w:t>17</w:t>
      </w:r>
      <w:r>
        <w:fldChar w:fldCharType="end"/>
      </w:r>
      <w:r w:rsidR="00AB37CB">
        <w:t xml:space="preserve">) </w:t>
      </w:r>
      <w:r>
        <w:t xml:space="preserve">wird </w:t>
      </w:r>
      <w:r w:rsidR="00AB37CB">
        <w:t xml:space="preserve">ein Timer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Nao,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883338">
        <w:t>die 10 Sekunden abgelaufen sind,</w:t>
      </w:r>
      <w:r w:rsidR="00067745">
        <w:t xml:space="preserve">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Es werden die vorherig gespeicherten Werte </w:t>
      </w:r>
      <w:r w:rsidR="00883338">
        <w:t>verglichen</w:t>
      </w:r>
      <w:r>
        <w:t xml:space="preserve"> und</w:t>
      </w:r>
      <w:r w:rsidR="00883338">
        <w:t xml:space="preserve"> dem Ergebnis entsprechend, sagt Nao</w:t>
      </w:r>
      <w:r>
        <w:t xml:space="preserve"> „</w:t>
      </w:r>
      <w:r w:rsidR="00883338">
        <w:t xml:space="preserve">Glückwunsch! Du hast die </w:t>
      </w:r>
      <w:r>
        <w:t>Bewegung erfolgreich nachgemacht</w:t>
      </w:r>
      <w:r w:rsidR="00516DD9">
        <w:t>.</w:t>
      </w:r>
      <w:r>
        <w:t>“ oder eben „</w:t>
      </w:r>
      <w:r w:rsidR="00516DD9">
        <w:t xml:space="preserve">Leider hast du die </w:t>
      </w:r>
      <w:r>
        <w:t>Bewegung nicht erfolgreich</w:t>
      </w:r>
      <w:r w:rsidR="00516DD9">
        <w:t xml:space="preserve"> wiederholt. Klicke auf Bewegung wiederholen, um es noch einmal zu versuchen.</w:t>
      </w:r>
      <w:r>
        <w:t>“</w:t>
      </w:r>
      <w:r w:rsidR="00516DD9">
        <w:t>.</w:t>
      </w:r>
      <w:r>
        <w:t xml:space="preserve"> </w:t>
      </w:r>
      <w:r w:rsidR="005F10D2">
        <w:t>Der letzte Schritt ist nun die Buttons wieder zu aktivieren, sodass der Benutzer im nächsten Schritt eine neue Aktion auswählen kann. Somit ist die komplette Bewegungsnachahmung inklusive der Auswertung vollendet.</w:t>
      </w:r>
    </w:p>
    <w:p w:rsidR="00C95E35" w:rsidRDefault="00C95E35" w:rsidP="00C95E35">
      <w:pPr>
        <w:pStyle w:val="berschrift3"/>
      </w:pPr>
      <w:bookmarkStart w:id="103" w:name="_Toc387066344"/>
      <w:r>
        <w:t>Warum Threads?</w:t>
      </w:r>
      <w:bookmarkEnd w:id="103"/>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D127CF">
        <w:t xml:space="preserve">Abb. </w:t>
      </w:r>
      <w:r w:rsidR="00D127CF">
        <w:rPr>
          <w:noProof/>
        </w:rPr>
        <w:t>16</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D127CF">
        <w:t xml:space="preserve">Abb. </w:t>
      </w:r>
      <w:r w:rsidR="00D127CF">
        <w:rPr>
          <w:noProof/>
        </w:rPr>
        <w:t>17</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lastRenderedPageBreak/>
        <w:t xml:space="preserve">An manchen Stellen ist es wichtig zu wissen, ob ein bestimmter Programmabschnitt bereits beendet ist oder noch ausgeführt wird. Hierzu betrachten wir 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t xml:space="preserve">Abb. </w:t>
      </w:r>
      <w:r>
        <w:rPr>
          <w:noProof/>
        </w:rPr>
        <w:t>16</w:t>
      </w:r>
      <w:r>
        <w:fldChar w:fldCharType="end"/>
      </w:r>
      <w:r>
        <w:t xml:space="preserve">. Beide Threads werden, wie oben beschrieben, </w:t>
      </w:r>
      <w:proofErr w:type="spellStart"/>
      <w:r>
        <w:t>gestarten</w:t>
      </w:r>
      <w:proofErr w:type="spellEnd"/>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D127CF" w:rsidRDefault="00D127CF" w:rsidP="00D127CF">
      <w:pPr>
        <w:keepNext/>
      </w:pPr>
      <w:r>
        <w:rPr>
          <w:noProof/>
          <w:lang w:eastAsia="de-DE"/>
        </w:rPr>
        <mc:AlternateContent>
          <mc:Choice Requires="wps">
            <w:drawing>
              <wp:inline distT="0" distB="0" distL="0" distR="0" wp14:anchorId="2CAB3BF8" wp14:editId="4028673F">
                <wp:extent cx="5759450" cy="1796903"/>
                <wp:effectExtent l="0" t="0" r="12700" b="13335"/>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9690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53.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" fillcolor="white [3201]" strokecolor="#4f81bd [3204]" strokeweight="2pt">
                <v:textbox>
                  <w:txbxContent>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D57BC4" w:rsidRPr="00821BC0" w:rsidRDefault="00D57BC4"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v:textbox>
                <w10:anchorlock/>
              </v:shape>
            </w:pict>
          </mc:Fallback>
        </mc:AlternateContent>
      </w:r>
    </w:p>
    <w:p w:rsidR="00D127CF" w:rsidRDefault="00D127CF" w:rsidP="00CC3CED">
      <w:pPr>
        <w:pStyle w:val="Beschriftung"/>
        <w:jc w:val="center"/>
      </w:pPr>
      <w:bookmarkStart w:id="104" w:name="_Toc387066310"/>
      <w:r>
        <w:t xml:space="preserve">Code </w:t>
      </w:r>
      <w:r w:rsidR="007B26AB">
        <w:fldChar w:fldCharType="begin"/>
      </w:r>
      <w:r w:rsidR="007B26AB">
        <w:instrText xml:space="preserve"> SEQ Code \* ARABIC </w:instrText>
      </w:r>
      <w:r w:rsidR="007B26AB">
        <w:fldChar w:fldCharType="separate"/>
      </w:r>
      <w:r w:rsidR="00B173AF">
        <w:rPr>
          <w:noProof/>
        </w:rPr>
        <w:t>1</w:t>
      </w:r>
      <w:r w:rsidR="007B26AB">
        <w:rPr>
          <w:noProof/>
        </w:rPr>
        <w:fldChar w:fldCharType="end"/>
      </w:r>
      <w:r>
        <w:t xml:space="preserve">: </w:t>
      </w:r>
      <w:r w:rsidR="000E44C7">
        <w:t xml:space="preserve">Warten </w:t>
      </w:r>
      <w:r w:rsidR="00E724BF">
        <w:t>auf das Beenden eines anderen</w:t>
      </w:r>
      <w:r w:rsidR="000E44C7">
        <w:t xml:space="preserve"> </w:t>
      </w:r>
      <w:r>
        <w:t>Thread</w:t>
      </w:r>
      <w:r w:rsidR="00E724BF">
        <w:t>s</w:t>
      </w:r>
      <w:bookmarkEnd w:id="104"/>
    </w:p>
    <w:p w:rsidR="00D127CF" w:rsidRDefault="00D127CF" w:rsidP="00D127CF">
      <w:pPr>
        <w:rPr>
          <w:rStyle w:val="sentence"/>
        </w:rPr>
      </w:pPr>
      <w:r>
        <w:t xml:space="preserve">In diesem Codestück ist Zeile 4 für das Warten verantwortlich. Der Code wird bis zur vierten Zeile parallel zum Code von </w:t>
      </w:r>
      <w:proofErr w:type="spellStart"/>
      <w:r>
        <w:t>Thread_Bewegung_Nao</w:t>
      </w:r>
      <w:proofErr w:type="spellEnd"/>
      <w:r>
        <w:t xml:space="preserve"> ausgeführt. Der Befehl „</w:t>
      </w:r>
      <w:proofErr w:type="spellStart"/>
      <w:r>
        <w:t>thread</w:t>
      </w:r>
      <w:proofErr w:type="spellEnd"/>
      <w:r>
        <w:t>[0].</w:t>
      </w:r>
      <w:proofErr w:type="spellStart"/>
      <w:r>
        <w:t>IsAlive</w:t>
      </w:r>
      <w:proofErr w:type="spellEnd"/>
      <w:r>
        <w:t xml:space="preserve">“ gibt wahr zurück, wenn der </w:t>
      </w:r>
      <w:proofErr w:type="spellStart"/>
      <w:r>
        <w:t>Thread_Bewegung_Nao</w:t>
      </w:r>
      <w:proofErr w:type="spellEnd"/>
      <w:r>
        <w:t xml:space="preserve"> aktiv ist. Also wird in der </w:t>
      </w:r>
      <w:proofErr w:type="spellStart"/>
      <w:r>
        <w:t>while</w:t>
      </w:r>
      <w:proofErr w:type="spellEnd"/>
      <w:r>
        <w:t>-Schleife solange gewartet bis der Thread nicht mehr ausgeführt wird. Erst wenn dies eintrifft wird auch der Code unterhalb Zeile 4 abgearbeitet.</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416585">
        <w:rPr>
          <w:rStyle w:val="sentence"/>
        </w:rPr>
        <w:t xml:space="preserve">ein Timer </w:t>
      </w:r>
      <w:r>
        <w:rPr>
          <w:rStyle w:val="sentence"/>
        </w:rPr>
        <w:t>(</w:t>
      </w:r>
      <w:r w:rsidR="00416585">
        <w:rPr>
          <w:rStyle w:val="sentence"/>
        </w:rPr>
        <w:t>inklusive einer Oberflächenanpassung</w:t>
      </w:r>
      <w:r>
        <w:rPr>
          <w:rStyle w:val="sentence"/>
        </w:rPr>
        <w:t>)</w:t>
      </w:r>
      <w:r w:rsidR="00416585">
        <w:rPr>
          <w:rStyle w:val="sentence"/>
        </w:rPr>
        <w:t xml:space="preserve"> und die Bewegungserkennung des Spielers </w:t>
      </w:r>
      <w:r>
        <w:rPr>
          <w:rStyle w:val="sentence"/>
        </w:rPr>
        <w:t>(</w:t>
      </w:r>
      <w:r w:rsidR="00416585">
        <w:rPr>
          <w:rStyle w:val="sentence"/>
        </w:rPr>
        <w:t>inklusive eines Winkelvergleich</w:t>
      </w:r>
      <w:r>
        <w:rPr>
          <w:rStyle w:val="sentence"/>
        </w:rPr>
        <w:t>s)</w:t>
      </w:r>
      <w:r w:rsidR="00416585">
        <w:rPr>
          <w:rStyle w:val="sentence"/>
        </w:rPr>
        <w:t xml:space="preserve"> parallel ablaufen</w:t>
      </w:r>
      <w:r>
        <w:rPr>
          <w:rStyle w:val="sentence"/>
        </w:rPr>
        <w:t>. Aus diesem Grund wird auch hier ein Thread benötigt.</w:t>
      </w:r>
    </w:p>
    <w:p w:rsidR="00BC0BFB" w:rsidRDefault="0086270D" w:rsidP="00823854">
      <w:r>
        <w:t xml:space="preserve">In </w:t>
      </w:r>
      <w:proofErr w:type="spellStart"/>
      <w:r>
        <w:t>Thread_Timer</w:t>
      </w:r>
      <w:proofErr w:type="spellEnd"/>
      <w:r>
        <w:t xml:space="preserve">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0E44C7">
        <w:t xml:space="preserve">Abb. </w:t>
      </w:r>
      <w:r w:rsidR="000E44C7">
        <w:rPr>
          <w:noProof/>
        </w:rPr>
        <w:t>17</w:t>
      </w:r>
      <w:r w:rsidR="00474520">
        <w:fldChar w:fldCharType="end"/>
      </w:r>
      <w:r w:rsidR="00474520">
        <w:t>).</w:t>
      </w:r>
    </w:p>
    <w:p w:rsidR="00456369" w:rsidRDefault="0086270D" w:rsidP="00456369">
      <w:pPr>
        <w:keepNext/>
      </w:pPr>
      <w:r>
        <w:rPr>
          <w:noProof/>
          <w:lang w:eastAsia="de-DE"/>
        </w:rPr>
        <w:lastRenderedPageBreak/>
        <mc:AlternateContent>
          <mc:Choice Requires="wps">
            <w:drawing>
              <wp:inline distT="0" distB="0" distL="0" distR="0" wp14:anchorId="690DA0AB" wp14:editId="4AD9B695">
                <wp:extent cx="5794744" cy="2083981"/>
                <wp:effectExtent l="0" t="0" r="15875" b="12065"/>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744" cy="208398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1]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Thread_Kinect</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wps:txbx>
                      <wps:bodyPr rot="0" vert="horz" wrap="square" lIns="91440" tIns="45720" rIns="91440" bIns="45720" anchor="t" anchorCtr="0">
                        <a:noAutofit/>
                      </wps:bodyPr>
                    </wps:wsp>
                  </a:graphicData>
                </a:graphic>
              </wp:inline>
            </w:drawing>
          </mc:Choice>
          <mc:Fallback>
            <w:pict>
              <v:shape id="_x0000_s1027" type="#_x0000_t202" style="width:456.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" fillcolor="white [3201]" strokecolor="#4f81bd [3204]" strokeweight="2pt">
                <v:textbox>
                  <w:txbxContent>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1]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Thread_Kinect</w:t>
                      </w:r>
                      <w:proofErr w:type="spellEnd"/>
                      <w:r w:rsidRPr="00456369">
                        <w:rPr>
                          <w:rFonts w:ascii="Consolas" w:hAnsi="Consolas" w:cs="Consolas"/>
                          <w:b/>
                          <w:color w:val="595959" w:themeColor="text1" w:themeTint="A6"/>
                          <w:lang w:val="en-US"/>
                        </w:rPr>
                        <w:t>));</w:t>
                      </w:r>
                    </w:p>
                    <w:p w:rsidR="00D57BC4" w:rsidRPr="00456369" w:rsidRDefault="00D57BC4"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D57BC4" w:rsidRPr="00456369" w:rsidRDefault="00D57BC4"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v:textbox>
                <w10:anchorlock/>
              </v:shape>
            </w:pict>
          </mc:Fallback>
        </mc:AlternateContent>
      </w:r>
    </w:p>
    <w:p w:rsidR="0086270D" w:rsidRDefault="00456369" w:rsidP="00CC3CED">
      <w:pPr>
        <w:pStyle w:val="Beschriftung"/>
        <w:jc w:val="center"/>
      </w:pPr>
      <w:bookmarkStart w:id="105" w:name="_Ref386037765"/>
      <w:bookmarkStart w:id="106" w:name="_Ref386873749"/>
      <w:bookmarkStart w:id="107" w:name="_Toc387066311"/>
      <w:r>
        <w:t xml:space="preserve">Code </w:t>
      </w:r>
      <w:r w:rsidR="007B26AB">
        <w:fldChar w:fldCharType="begin"/>
      </w:r>
      <w:r w:rsidR="007B26AB">
        <w:instrText xml:space="preserve"> SEQ Code \* ARABIC </w:instrText>
      </w:r>
      <w:r w:rsidR="007B26AB">
        <w:fldChar w:fldCharType="separate"/>
      </w:r>
      <w:r w:rsidR="00B173AF">
        <w:rPr>
          <w:noProof/>
        </w:rPr>
        <w:t>2</w:t>
      </w:r>
      <w:r w:rsidR="007B26AB">
        <w:rPr>
          <w:noProof/>
        </w:rPr>
        <w:fldChar w:fldCharType="end"/>
      </w:r>
      <w:bookmarkEnd w:id="105"/>
      <w:r>
        <w:t xml:space="preserve">: </w:t>
      </w:r>
      <w:r w:rsidR="00D73796">
        <w:t xml:space="preserve">Starten von zwei </w:t>
      </w:r>
      <w:r>
        <w:t>Thread</w:t>
      </w:r>
      <w:bookmarkEnd w:id="106"/>
      <w:r w:rsidR="00D73796">
        <w:t>s</w:t>
      </w:r>
      <w:bookmarkEnd w:id="107"/>
    </w:p>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474520">
        <w:t xml:space="preserve">Code </w:t>
      </w:r>
      <w:r w:rsidR="00474520">
        <w:rPr>
          <w:noProof/>
        </w:rPr>
        <w:t>1</w:t>
      </w:r>
      <w:r w:rsidR="00474520">
        <w:fldChar w:fldCharType="end"/>
      </w:r>
      <w:r w:rsidR="00474520">
        <w:t xml:space="preserve"> </w:t>
      </w:r>
      <w:r>
        <w:t xml:space="preserve">wird ein Threadarray mit einer Größe von 2 erzeugt. In Zeile 2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00483D" w:rsidP="00823854">
      <w:r>
        <w:t xml:space="preserve">Sodass </w:t>
      </w:r>
      <w:r w:rsidR="00FB35FD">
        <w:t>Threads auch Zugriff auf die anderen parallel laufenden Threads</w:t>
      </w:r>
      <w:r>
        <w:t xml:space="preserve"> haben, müssen</w:t>
      </w:r>
      <w:r w:rsidR="009C186D">
        <w:t xml:space="preserve"> sie</w:t>
      </w:r>
      <w:r>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4 und 5. Ein Apartment ist ein logischer Container, in dem alle Objekte (in </w:t>
      </w:r>
      <w:r w:rsidR="00E724BF">
        <w:fldChar w:fldCharType="begin"/>
      </w:r>
      <w:r w:rsidR="00E724BF">
        <w:instrText xml:space="preserve"> REF _Ref386873749 \h </w:instrText>
      </w:r>
      <w:r w:rsidR="00E724BF">
        <w:fldChar w:fldCharType="separate"/>
      </w:r>
      <w:r w:rsidR="00E724BF">
        <w:t xml:space="preserve">Code </w:t>
      </w:r>
      <w:r w:rsidR="00E724BF">
        <w:rPr>
          <w:noProof/>
        </w:rPr>
        <w:t>2</w:t>
      </w:r>
      <w:r w:rsidR="00E724BF">
        <w:t xml:space="preserve">: </w:t>
      </w:r>
      <w:proofErr w:type="spellStart"/>
      <w:r w:rsidR="00E724BF">
        <w:t>Thread</w:t>
      </w:r>
      <w:r w:rsidR="00E724BF">
        <w:fldChar w:fldCharType="end"/>
      </w:r>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Schritt (Zeile 6 und 7) werden beide Threads mit der Start()-Methode gestartet und nun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 … }</w:t>
      </w:r>
      <w:r w:rsidR="00821BC0" w:rsidRPr="00821BC0">
        <w:t xml:space="preserve"> </w:t>
      </w:r>
      <w:r w:rsidRPr="00821BC0">
        <w:t xml:space="preserve">und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Thread_Kinect</w:t>
      </w:r>
      <w:proofErr w:type="spellEnd"/>
      <w:r w:rsidR="00821BC0" w:rsidRPr="00821BC0">
        <w:rPr>
          <w:rFonts w:ascii="Consolas" w:hAnsi="Consolas" w:cs="Consolas"/>
          <w:b/>
          <w:color w:val="595959" w:themeColor="text1" w:themeTint="A6"/>
        </w:rPr>
        <w:t>(){ … }</w:t>
      </w:r>
      <w:r w:rsidR="00821BC0">
        <w:rPr>
          <w:rFonts w:ascii="Consolas" w:hAnsi="Consolas" w:cs="Consolas"/>
          <w:b/>
          <w:color w:val="595959" w:themeColor="text1" w:themeTint="A6"/>
        </w:rPr>
        <w:t xml:space="preserve"> </w:t>
      </w:r>
      <w:r>
        <w:t>beginnen</w:t>
      </w:r>
      <w:r w:rsidR="008E6776">
        <w:t xml:space="preserve"> </w:t>
      </w:r>
      <w:sdt>
        <w:sdtPr>
          <w:id w:val="-1756814279"/>
          <w:citation/>
        </w:sdtPr>
        <w:sdtEnd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End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9A0DFE" w:rsidRDefault="009A0DFE" w:rsidP="009A0DFE">
      <w:pPr>
        <w:pStyle w:val="berschrift2"/>
      </w:pPr>
      <w:bookmarkStart w:id="108" w:name="_Toc387066345"/>
      <w:commentRangeStart w:id="109"/>
      <w:r>
        <w:t>Nao</w:t>
      </w:r>
      <w:commentRangeEnd w:id="109"/>
      <w:r w:rsidR="00CC3CED">
        <w:rPr>
          <w:rStyle w:val="Kommentarzeichen"/>
          <w:rFonts w:eastAsia="Times New Roman"/>
          <w:b w:val="0"/>
          <w:bCs w:val="0"/>
          <w:color w:val="auto"/>
        </w:rPr>
        <w:commentReference w:id="109"/>
      </w:r>
      <w:bookmarkEnd w:id="108"/>
    </w:p>
    <w:p w:rsidR="005D7899" w:rsidRDefault="008E7159" w:rsidP="005D7899">
      <w:pPr>
        <w:pStyle w:val="berschrift3"/>
      </w:pPr>
      <w:bookmarkStart w:id="110" w:name="_Ref386873920"/>
      <w:bookmarkStart w:id="111" w:name="_Ref386873926"/>
      <w:bookmarkStart w:id="112" w:name="_Toc387066346"/>
      <w:r>
        <w:t>Zufällige</w:t>
      </w:r>
      <w:r w:rsidR="005D7899">
        <w:t xml:space="preserve"> Bewegung ausführen</w:t>
      </w:r>
      <w:bookmarkEnd w:id="110"/>
      <w:bookmarkEnd w:id="111"/>
      <w:bookmarkEnd w:id="112"/>
    </w:p>
    <w:p w:rsidR="008E7159" w:rsidRDefault="008E7159" w:rsidP="008E7159">
      <w:r>
        <w:t xml:space="preserve">Insgesamt gibt es </w:t>
      </w:r>
      <w:commentRangeStart w:id="113"/>
      <w:r>
        <w:t xml:space="preserve">XXX </w:t>
      </w:r>
      <w:commentRangeEnd w:id="113"/>
      <w:r>
        <w:rPr>
          <w:rStyle w:val="Kommentarzeichen"/>
        </w:rPr>
        <w:commentReference w:id="113"/>
      </w:r>
      <w:r>
        <w:t>vorgegebene Bewegungen für Nao. Wenn der Benutzer eine neue Bewegung nachmachen möchte, wird folgender Code ausgeführt:</w:t>
      </w:r>
    </w:p>
    <w:p w:rsidR="00EC40CB" w:rsidRDefault="008E7159" w:rsidP="00EC40CB">
      <w:pPr>
        <w:keepNext/>
      </w:pPr>
      <w:r>
        <w:rPr>
          <w:noProof/>
          <w:lang w:eastAsia="de-DE"/>
        </w:rPr>
        <w:lastRenderedPageBreak/>
        <mc:AlternateContent>
          <mc:Choice Requires="wps">
            <w:drawing>
              <wp:inline distT="0" distB="0" distL="0" distR="0" wp14:anchorId="1D3E52A4" wp14:editId="7AF50F41">
                <wp:extent cx="5759450" cy="6475228"/>
                <wp:effectExtent l="0" t="0" r="12700" b="2095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47522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924EF" w:rsidRDefault="00D57BC4" w:rsidP="008E7159">
                            <w:pPr>
                              <w:rPr>
                                <w:rFonts w:ascii="Consolas" w:hAnsi="Consolas" w:cs="Consolas"/>
                                <w:b/>
                                <w:color w:val="595959" w:themeColor="text1" w:themeTint="A6"/>
                              </w:rPr>
                            </w:pPr>
                            <w:r w:rsidRPr="008924EF">
                              <w:rPr>
                                <w:rFonts w:ascii="Consolas" w:hAnsi="Consolas" w:cs="Consolas"/>
                                <w:b/>
                                <w:color w:val="595959" w:themeColor="text1" w:themeTint="A6"/>
                              </w:rPr>
                              <w:t>24</w:t>
                            </w:r>
                            <w:r w:rsidRPr="008924EF">
                              <w:rPr>
                                <w:rFonts w:ascii="Consolas" w:hAnsi="Consolas" w:cs="Consolas"/>
                                <w:b/>
                                <w:color w:val="595959" w:themeColor="text1" w:themeTint="A6"/>
                              </w:rPr>
                              <w:tab/>
                              <w:t>}</w:t>
                            </w:r>
                          </w:p>
                        </w:txbxContent>
                      </wps:txbx>
                      <wps:bodyPr rot="0" vert="horz" wrap="square" lIns="91440" tIns="45720" rIns="91440" bIns="45720" anchor="t" anchorCtr="0">
                        <a:noAutofit/>
                      </wps:bodyPr>
                    </wps:wsp>
                  </a:graphicData>
                </a:graphic>
              </wp:inline>
            </w:drawing>
          </mc:Choice>
          <mc:Fallback>
            <w:pict>
              <v:shape id="_x0000_s1028" type="#_x0000_t202" style="width:453.5pt;height:5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" fillcolor="white [3201]" strokecolor="#4f81bd [3204]" strokeweight="2pt">
                <v:textbox>
                  <w:txbxContent>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D57BC4" w:rsidRPr="00821BC0" w:rsidRDefault="00D57BC4"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D57BC4" w:rsidRPr="008924EF" w:rsidRDefault="00D57BC4" w:rsidP="008E7159">
                      <w:pPr>
                        <w:rPr>
                          <w:rFonts w:ascii="Consolas" w:hAnsi="Consolas" w:cs="Consolas"/>
                          <w:b/>
                          <w:color w:val="595959" w:themeColor="text1" w:themeTint="A6"/>
                        </w:rPr>
                      </w:pPr>
                      <w:r w:rsidRPr="008924EF">
                        <w:rPr>
                          <w:rFonts w:ascii="Consolas" w:hAnsi="Consolas" w:cs="Consolas"/>
                          <w:b/>
                          <w:color w:val="595959" w:themeColor="text1" w:themeTint="A6"/>
                        </w:rPr>
                        <w:t>24</w:t>
                      </w:r>
                      <w:r w:rsidRPr="008924EF">
                        <w:rPr>
                          <w:rFonts w:ascii="Consolas" w:hAnsi="Consolas" w:cs="Consolas"/>
                          <w:b/>
                          <w:color w:val="595959" w:themeColor="text1" w:themeTint="A6"/>
                        </w:rPr>
                        <w:tab/>
                        <w:t>}</w:t>
                      </w:r>
                    </w:p>
                  </w:txbxContent>
                </v:textbox>
                <w10:anchorlock/>
              </v:shape>
            </w:pict>
          </mc:Fallback>
        </mc:AlternateContent>
      </w:r>
    </w:p>
    <w:p w:rsidR="008E7159" w:rsidRDefault="00EC40CB" w:rsidP="00CC3CED">
      <w:pPr>
        <w:pStyle w:val="Beschriftung"/>
        <w:jc w:val="center"/>
      </w:pPr>
      <w:bookmarkStart w:id="114" w:name="_Ref386874180"/>
      <w:bookmarkStart w:id="115" w:name="_Toc387066312"/>
      <w:r>
        <w:t xml:space="preserve">Code </w:t>
      </w:r>
      <w:r w:rsidR="007B26AB">
        <w:fldChar w:fldCharType="begin"/>
      </w:r>
      <w:r w:rsidR="007B26AB">
        <w:instrText xml:space="preserve"> SEQ Code \* ARABIC </w:instrText>
      </w:r>
      <w:r w:rsidR="007B26AB">
        <w:fldChar w:fldCharType="separate"/>
      </w:r>
      <w:r w:rsidR="00B173AF">
        <w:rPr>
          <w:noProof/>
        </w:rPr>
        <w:t>3</w:t>
      </w:r>
      <w:r w:rsidR="007B26AB">
        <w:rPr>
          <w:noProof/>
        </w:rPr>
        <w:fldChar w:fldCharType="end"/>
      </w:r>
      <w:bookmarkEnd w:id="114"/>
      <w:r>
        <w:t>: Ausführen einer zufälligen Bewegung</w:t>
      </w:r>
      <w:bookmarkEnd w:id="115"/>
    </w:p>
    <w:p w:rsidR="006C021A" w:rsidRDefault="006C021A" w:rsidP="008E7159">
      <w:r>
        <w:t xml:space="preserve">In der ersten Zeile wird eine </w:t>
      </w:r>
      <w:proofErr w:type="spellStart"/>
      <w:r>
        <w:t>int</w:t>
      </w:r>
      <w:proofErr w:type="spellEnd"/>
      <w:r>
        <w:t>-Zahl</w:t>
      </w:r>
      <w:r w:rsidR="001D696F">
        <w:t xml:space="preserve"> Bewegungsnummer</w:t>
      </w:r>
      <w:r>
        <w:t xml:space="preserve"> </w:t>
      </w:r>
      <w:r w:rsidR="00E5188E">
        <w:t xml:space="preserve">definiert. Von außen wird die Methode </w:t>
      </w:r>
      <w:r w:rsidR="001D696F">
        <w:t>„</w:t>
      </w:r>
      <w:proofErr w:type="spellStart"/>
      <w:r w:rsidR="001D696F" w:rsidRPr="008E7159">
        <w:t>Bewegung_erzeugen</w:t>
      </w:r>
      <w:proofErr w:type="spellEnd"/>
      <w:r w:rsidR="001D696F" w:rsidRPr="008E7159">
        <w:t>()</w:t>
      </w:r>
      <w:r w:rsidR="001D696F">
        <w:t>“ aufgerufen, welche eine zufällige Zahl bestimmt um somit eine zufällige Bewegung auszuwählen. In Zeile 4 wird die Zufallsklasse initialisiert und anschließen</w:t>
      </w:r>
      <w:r w:rsidR="00821BC0">
        <w:t>d eine zufällige Zahl zwischen eins</w:t>
      </w:r>
      <w:r w:rsidR="001D696F">
        <w:t xml:space="preserve"> und </w:t>
      </w:r>
      <w:r w:rsidR="00821BC0">
        <w:t xml:space="preserve">zehn </w:t>
      </w:r>
      <w:r w:rsidR="001D696F">
        <w:t>in der Variable Bewegungsnummer gespeichert.</w:t>
      </w:r>
      <w:r w:rsidR="009C3A45">
        <w:t xml:space="preserve"> Danach wird in die Methode „Bewegen()“ gesprungen. Ab Zeile 11 </w:t>
      </w:r>
      <w:r w:rsidR="00D93920">
        <w:t xml:space="preserve">erfolgt dann eine </w:t>
      </w:r>
      <w:proofErr w:type="spellStart"/>
      <w:r w:rsidR="00D93920">
        <w:t>switch</w:t>
      </w:r>
      <w:proofErr w:type="spellEnd"/>
      <w:r w:rsidR="00D93920">
        <w:t xml:space="preserve">-Anweisung mit der Übergabe der vorherigen Zufallszahl Bewegungsnummer. </w:t>
      </w:r>
      <w:r w:rsidR="007B74AB">
        <w:lastRenderedPageBreak/>
        <w:t>Wurde beispielsweise durch die Random-Funktion Bewegungsnummer=6 gesetzt, dann wird auch die sechste Bewegung ausgeführt.</w:t>
      </w:r>
    </w:p>
    <w:p w:rsidR="008E7159" w:rsidRDefault="008E7159" w:rsidP="008E7159">
      <w:pPr>
        <w:pStyle w:val="berschrift3"/>
      </w:pPr>
      <w:bookmarkStart w:id="116" w:name="_Toc387066347"/>
      <w:r>
        <w:t>Bewegung wiederholen</w:t>
      </w:r>
      <w:bookmarkEnd w:id="116"/>
    </w:p>
    <w:p w:rsidR="007B74AB" w:rsidRDefault="007B74AB" w:rsidP="008E7159">
      <w:r>
        <w:t xml:space="preserve">Möchte der Spieler, dass Nao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EC40CB">
        <w:t>4.2.1</w:t>
      </w:r>
      <w:r w:rsidR="00EC40CB">
        <w:fldChar w:fldCharType="end"/>
      </w:r>
      <w:r w:rsidR="008605F3">
        <w:t xml:space="preserve">, bei dem eine zufällige Bewegung ausgeführt wurde. Da sich die </w:t>
      </w:r>
      <w:proofErr w:type="spellStart"/>
      <w:r w:rsidR="008605F3">
        <w:t>int</w:t>
      </w:r>
      <w:proofErr w:type="spellEnd"/>
      <w:r w:rsidR="008605F3">
        <w:t>-Zahl Bewegungsnummer seit dem letzten Aufruf nicht mehr geändert hat, ist der Ablauf einfach und es muss nur die Methode „</w:t>
      </w:r>
      <w:r w:rsidR="008605F3" w:rsidRPr="008E7159">
        <w:t>Bewegung()</w:t>
      </w:r>
      <w:r w:rsidR="008605F3">
        <w:t xml:space="preserve">“ ausgeführt werden (vergleiche </w:t>
      </w:r>
      <w:r w:rsidR="00CA061F">
        <w:fldChar w:fldCharType="begin"/>
      </w:r>
      <w:r w:rsidR="00CA061F">
        <w:instrText xml:space="preserve"> REF _Ref386874180 \h </w:instrText>
      </w:r>
      <w:r w:rsidR="00CA061F">
        <w:fldChar w:fldCharType="separate"/>
      </w:r>
      <w:r w:rsidR="00CA061F">
        <w:t xml:space="preserve">Code </w:t>
      </w:r>
      <w:r w:rsidR="00CA061F">
        <w:rPr>
          <w:noProof/>
        </w:rPr>
        <w:t>3</w:t>
      </w:r>
      <w:r w:rsidR="00CA061F">
        <w:fldChar w:fldCharType="end"/>
      </w:r>
      <w:r w:rsidR="00CA061F">
        <w:t>)</w:t>
      </w:r>
      <w:r w:rsidR="008605F3">
        <w:t xml:space="preserve">. </w:t>
      </w:r>
      <w:r w:rsidR="00CA061F">
        <w:t>Das hat letztendlich zur Folge, dass</w:t>
      </w:r>
      <w:r w:rsidR="008605F3">
        <w:t xml:space="preserve"> </w:t>
      </w:r>
      <w:r w:rsidR="00CA061F">
        <w:t>Nao</w:t>
      </w:r>
      <w:r w:rsidR="008605F3">
        <w:t xml:space="preserve"> nochmals die identische Bewegung ausgeführt.</w:t>
      </w:r>
    </w:p>
    <w:p w:rsidR="000C62D4" w:rsidRDefault="000C62D4" w:rsidP="000C62D4">
      <w:pPr>
        <w:pStyle w:val="berschrift3"/>
      </w:pPr>
      <w:bookmarkStart w:id="117" w:name="_Toc387066348"/>
      <w:commentRangeStart w:id="118"/>
      <w:r>
        <w:t>Beispiel einer spezifischen Bewegung</w:t>
      </w:r>
      <w:commentRangeEnd w:id="118"/>
      <w:r>
        <w:rPr>
          <w:rStyle w:val="Kommentarzeichen"/>
          <w:rFonts w:eastAsia="Times New Roman"/>
          <w:b w:val="0"/>
          <w:bCs w:val="0"/>
          <w:color w:val="auto"/>
        </w:rPr>
        <w:commentReference w:id="118"/>
      </w:r>
      <w:bookmarkEnd w:id="117"/>
    </w:p>
    <w:p w:rsidR="000C62D4" w:rsidRDefault="000C62D4" w:rsidP="008E7159"/>
    <w:p w:rsidR="008924EF" w:rsidRDefault="008924EF" w:rsidP="008924EF">
      <w:pPr>
        <w:keepNext/>
      </w:pPr>
      <w:r>
        <w:rPr>
          <w:noProof/>
          <w:lang w:eastAsia="de-DE"/>
        </w:rPr>
        <w:lastRenderedPageBreak/>
        <mc:AlternateContent>
          <mc:Choice Requires="wps">
            <w:drawing>
              <wp:inline distT="0" distB="0" distL="0" distR="0" wp14:anchorId="26571ADD" wp14:editId="76AE59A3">
                <wp:extent cx="5759450" cy="5219700"/>
                <wp:effectExtent l="0" t="0" r="12700" b="19050"/>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5219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8924EF" w:rsidRDefault="00D57BC4" w:rsidP="008924EF">
                            <w:pPr>
                              <w:rPr>
                                <w:rFonts w:ascii="Consolas" w:hAnsi="Consolas" w:cs="Consolas"/>
                                <w:b/>
                                <w:color w:val="595959" w:themeColor="text1" w:themeTint="A6"/>
                                <w:lang w:val="en-US"/>
                              </w:rPr>
                            </w:pPr>
                            <w:r w:rsidRPr="008924EF">
                              <w:rPr>
                                <w:rFonts w:ascii="Consolas" w:hAnsi="Consolas" w:cs="Consolas"/>
                                <w:b/>
                                <w:color w:val="595959" w:themeColor="text1" w:themeTint="A6"/>
                                <w:lang w:val="en-US"/>
                              </w:rPr>
                              <w:t xml:space="preserve">string[] Joints = { </w:t>
                            </w:r>
                            <w:r>
                              <w:rPr>
                                <w:rFonts w:ascii="Consolas" w:hAnsi="Consolas" w:cs="Consolas"/>
                                <w:b/>
                                <w:color w:val="595959" w:themeColor="text1" w:themeTint="A6"/>
                                <w:lang w:val="en-US"/>
                              </w:rPr>
                              <w:t>"</w:t>
                            </w:r>
                            <w:proofErr w:type="spellStart"/>
                            <w:r>
                              <w:rPr>
                                <w:rFonts w:ascii="Consolas" w:hAnsi="Consolas" w:cs="Consolas"/>
                                <w:b/>
                                <w:color w:val="595959" w:themeColor="text1" w:themeTint="A6"/>
                                <w:lang w:val="en-US"/>
                              </w:rPr>
                              <w:t>LElbowRoll</w:t>
                            </w:r>
                            <w:proofErr w:type="spellEnd"/>
                            <w:r>
                              <w:rPr>
                                <w:rFonts w:ascii="Consolas" w:hAnsi="Consolas" w:cs="Consolas"/>
                                <w:b/>
                                <w:color w:val="595959" w:themeColor="text1" w:themeTint="A6"/>
                                <w:lang w:val="en-US"/>
                              </w:rPr>
                              <w:t>", "</w:t>
                            </w:r>
                            <w:proofErr w:type="spellStart"/>
                            <w:r>
                              <w:rPr>
                                <w:rFonts w:ascii="Consolas" w:hAnsi="Consolas" w:cs="Consolas"/>
                                <w:b/>
                                <w:color w:val="595959" w:themeColor="text1" w:themeTint="A6"/>
                                <w:lang w:val="en-US"/>
                              </w:rPr>
                              <w:t>LShoulderRoll</w:t>
                            </w:r>
                            <w:proofErr w:type="spellEnd"/>
                            <w:r>
                              <w:rPr>
                                <w:rFonts w:ascii="Consolas" w:hAnsi="Consolas" w:cs="Consolas"/>
                                <w:b/>
                                <w:color w:val="595959" w:themeColor="text1" w:themeTint="A6"/>
                                <w:lang w:val="en-US"/>
                              </w:rPr>
                              <w:t xml:space="preserve">", </w:t>
                            </w:r>
                            <w:r w:rsidRPr="008924EF">
                              <w:rPr>
                                <w:rFonts w:ascii="Consolas" w:hAnsi="Consolas" w:cs="Consolas"/>
                                <w:b/>
                                <w:color w:val="595959" w:themeColor="text1" w:themeTint="A6"/>
                                <w:lang w:val="en-US"/>
                              </w:rPr>
                              <w:t>"</w:t>
                            </w:r>
                            <w:proofErr w:type="spellStart"/>
                            <w:r w:rsidRPr="008924EF">
                              <w:rPr>
                                <w:rFonts w:ascii="Consolas" w:hAnsi="Consolas" w:cs="Consolas"/>
                                <w:b/>
                                <w:color w:val="595959" w:themeColor="text1" w:themeTint="A6"/>
                                <w:lang w:val="en-US"/>
                              </w:rPr>
                              <w:t>LElbowYaw</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RShoulderRoll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RElbowYaw</w:t>
                            </w:r>
                            <w:proofErr w:type="spellEnd"/>
                            <w:r w:rsidRPr="008924EF">
                              <w:rPr>
                                <w:rFonts w:ascii="Consolas" w:hAnsi="Consolas" w:cs="Consolas"/>
                                <w:b/>
                                <w:color w:val="595959" w:themeColor="text1" w:themeTint="A6"/>
                                <w:lang w:val="en-US"/>
                              </w:rPr>
                              <w:t>" };</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Winkel1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IDMotion1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Winkel1, 0.2f);</w:t>
                            </w:r>
                          </w:p>
                          <w:p w:rsidR="00D57BC4" w:rsidRDefault="00D57BC4" w:rsidP="00A5637C">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Winkel2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9A71A3" w:rsidRDefault="00D57BC4" w:rsidP="008924EF">
                            <w:pPr>
                              <w:ind w:firstLine="567"/>
                              <w:rPr>
                                <w:rFonts w:ascii="Consolas" w:hAnsi="Consolas" w:cs="Consolas"/>
                                <w:b/>
                                <w:color w:val="595959" w:themeColor="text1" w:themeTint="A6"/>
                                <w:lang w:val="en-US"/>
                              </w:rPr>
                            </w:pPr>
                            <w:proofErr w:type="spellStart"/>
                            <w:proofErr w:type="gramStart"/>
                            <w:r w:rsidRPr="009A71A3">
                              <w:rPr>
                                <w:rFonts w:ascii="Consolas" w:hAnsi="Consolas" w:cs="Consolas"/>
                                <w:b/>
                                <w:color w:val="595959" w:themeColor="text1" w:themeTint="A6"/>
                                <w:lang w:val="en-US"/>
                              </w:rPr>
                              <w:t>int</w:t>
                            </w:r>
                            <w:proofErr w:type="spellEnd"/>
                            <w:proofErr w:type="gramEnd"/>
                            <w:r w:rsidRPr="009A71A3">
                              <w:rPr>
                                <w:rFonts w:ascii="Consolas" w:hAnsi="Consolas" w:cs="Consolas"/>
                                <w:b/>
                                <w:color w:val="595959" w:themeColor="text1" w:themeTint="A6"/>
                                <w:lang w:val="en-US"/>
                              </w:rPr>
                              <w:t xml:space="preserve"> IDMotion2 = </w:t>
                            </w:r>
                            <w:proofErr w:type="spellStart"/>
                            <w:r w:rsidRPr="009A71A3">
                              <w:rPr>
                                <w:rFonts w:ascii="Consolas" w:hAnsi="Consolas" w:cs="Consolas"/>
                                <w:b/>
                                <w:color w:val="595959" w:themeColor="text1" w:themeTint="A6"/>
                                <w:lang w:val="en-US"/>
                              </w:rPr>
                              <w:t>motion.post.angleInterpolationWithSpeed</w:t>
                            </w:r>
                            <w:proofErr w:type="spellEnd"/>
                            <w:r w:rsidRPr="009A71A3">
                              <w:rPr>
                                <w:rFonts w:ascii="Consolas" w:hAnsi="Consolas" w:cs="Consolas"/>
                                <w:b/>
                                <w:color w:val="595959" w:themeColor="text1" w:themeTint="A6"/>
                                <w:lang w:val="en-US"/>
                              </w:rPr>
                              <w:t>(Joints, Winkel2, 0.08f);</w:t>
                            </w:r>
                          </w:p>
                          <w:p w:rsidR="00D57BC4" w:rsidRPr="009A71A3" w:rsidRDefault="00D57BC4" w:rsidP="008924EF">
                            <w:pPr>
                              <w:rPr>
                                <w:rFonts w:ascii="Consolas" w:hAnsi="Consolas" w:cs="Consolas"/>
                                <w:b/>
                                <w:color w:val="595959" w:themeColor="text1" w:themeTint="A6"/>
                                <w:lang w:val="en-US"/>
                              </w:rPr>
                            </w:pPr>
                          </w:p>
                          <w:p w:rsidR="00D57BC4" w:rsidRPr="009A71A3" w:rsidRDefault="00D57BC4" w:rsidP="008924EF">
                            <w:pPr>
                              <w:ind w:firstLine="567"/>
                              <w:rPr>
                                <w:rFonts w:ascii="Consolas" w:hAnsi="Consolas" w:cs="Consolas"/>
                                <w:b/>
                                <w:color w:val="595959" w:themeColor="text1" w:themeTint="A6"/>
                                <w:lang w:val="en-US"/>
                              </w:rPr>
                            </w:pPr>
                            <w:proofErr w:type="gramStart"/>
                            <w:r w:rsidRPr="009A71A3">
                              <w:rPr>
                                <w:rFonts w:ascii="Consolas" w:hAnsi="Consolas" w:cs="Consolas"/>
                                <w:b/>
                                <w:color w:val="595959" w:themeColor="text1" w:themeTint="A6"/>
                                <w:lang w:val="en-US"/>
                              </w:rPr>
                              <w:t>while</w:t>
                            </w:r>
                            <w:proofErr w:type="gramEnd"/>
                            <w:r w:rsidRPr="009A71A3">
                              <w:rPr>
                                <w:rFonts w:ascii="Consolas" w:hAnsi="Consolas" w:cs="Consolas"/>
                                <w:b/>
                                <w:color w:val="595959" w:themeColor="text1" w:themeTint="A6"/>
                                <w:lang w:val="en-US"/>
                              </w:rPr>
                              <w:t xml:space="preserve">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 xml:space="preserve">(IDMotion1) ||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(IDMotion2))</w:t>
                            </w:r>
                          </w:p>
                          <w:p w:rsidR="00D57BC4" w:rsidRPr="008924EF"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p w:rsidR="00D57BC4" w:rsidRPr="008924EF" w:rsidRDefault="00D57BC4" w:rsidP="008924EF">
                            <w:pPr>
                              <w:ind w:left="567"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SpeichereAlleWerte</w:t>
                            </w:r>
                            <w:proofErr w:type="spellEnd"/>
                            <w:r w:rsidRPr="008924EF">
                              <w:rPr>
                                <w:rFonts w:ascii="Consolas" w:hAnsi="Consolas" w:cs="Consolas"/>
                                <w:b/>
                                <w:color w:val="595959" w:themeColor="text1" w:themeTint="A6"/>
                              </w:rPr>
                              <w:t>();</w:t>
                            </w:r>
                          </w:p>
                          <w:p w:rsidR="00D57BC4" w:rsidRPr="00821BC0"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txbxContent>
                      </wps:txbx>
                      <wps:bodyPr rot="0" vert="horz" wrap="square" lIns="91440" tIns="45720" rIns="91440" bIns="45720" anchor="t" anchorCtr="0">
                        <a:noAutofit/>
                      </wps:bodyPr>
                    </wps:wsp>
                  </a:graphicData>
                </a:graphic>
              </wp:inline>
            </w:drawing>
          </mc:Choice>
          <mc:Fallback>
            <w:pict>
              <v:shape id="_x0000_s1029" type="#_x0000_t202" style="width:453.5pt;height:4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" fillcolor="white [3201]" strokecolor="#4f81bd [3204]" strokeweight="2pt">
                <v:textbox>
                  <w:txbxContent>
                    <w:p w:rsidR="00D57BC4" w:rsidRPr="008924EF" w:rsidRDefault="00D57BC4" w:rsidP="008924EF">
                      <w:pPr>
                        <w:rPr>
                          <w:rFonts w:ascii="Consolas" w:hAnsi="Consolas" w:cs="Consolas"/>
                          <w:b/>
                          <w:color w:val="595959" w:themeColor="text1" w:themeTint="A6"/>
                          <w:lang w:val="en-US"/>
                        </w:rPr>
                      </w:pPr>
                      <w:r w:rsidRPr="008924EF">
                        <w:rPr>
                          <w:rFonts w:ascii="Consolas" w:hAnsi="Consolas" w:cs="Consolas"/>
                          <w:b/>
                          <w:color w:val="595959" w:themeColor="text1" w:themeTint="A6"/>
                          <w:lang w:val="en-US"/>
                        </w:rPr>
                        <w:t xml:space="preserve">string[] Joints = { </w:t>
                      </w:r>
                      <w:r>
                        <w:rPr>
                          <w:rFonts w:ascii="Consolas" w:hAnsi="Consolas" w:cs="Consolas"/>
                          <w:b/>
                          <w:color w:val="595959" w:themeColor="text1" w:themeTint="A6"/>
                          <w:lang w:val="en-US"/>
                        </w:rPr>
                        <w:t>"</w:t>
                      </w:r>
                      <w:proofErr w:type="spellStart"/>
                      <w:r>
                        <w:rPr>
                          <w:rFonts w:ascii="Consolas" w:hAnsi="Consolas" w:cs="Consolas"/>
                          <w:b/>
                          <w:color w:val="595959" w:themeColor="text1" w:themeTint="A6"/>
                          <w:lang w:val="en-US"/>
                        </w:rPr>
                        <w:t>LElbowRoll</w:t>
                      </w:r>
                      <w:proofErr w:type="spellEnd"/>
                      <w:r>
                        <w:rPr>
                          <w:rFonts w:ascii="Consolas" w:hAnsi="Consolas" w:cs="Consolas"/>
                          <w:b/>
                          <w:color w:val="595959" w:themeColor="text1" w:themeTint="A6"/>
                          <w:lang w:val="en-US"/>
                        </w:rPr>
                        <w:t>", "</w:t>
                      </w:r>
                      <w:proofErr w:type="spellStart"/>
                      <w:r>
                        <w:rPr>
                          <w:rFonts w:ascii="Consolas" w:hAnsi="Consolas" w:cs="Consolas"/>
                          <w:b/>
                          <w:color w:val="595959" w:themeColor="text1" w:themeTint="A6"/>
                          <w:lang w:val="en-US"/>
                        </w:rPr>
                        <w:t>LShoulderRoll</w:t>
                      </w:r>
                      <w:proofErr w:type="spellEnd"/>
                      <w:r>
                        <w:rPr>
                          <w:rFonts w:ascii="Consolas" w:hAnsi="Consolas" w:cs="Consolas"/>
                          <w:b/>
                          <w:color w:val="595959" w:themeColor="text1" w:themeTint="A6"/>
                          <w:lang w:val="en-US"/>
                        </w:rPr>
                        <w:t xml:space="preserve">", </w:t>
                      </w:r>
                      <w:r w:rsidRPr="008924EF">
                        <w:rPr>
                          <w:rFonts w:ascii="Consolas" w:hAnsi="Consolas" w:cs="Consolas"/>
                          <w:b/>
                          <w:color w:val="595959" w:themeColor="text1" w:themeTint="A6"/>
                          <w:lang w:val="en-US"/>
                        </w:rPr>
                        <w:t>"</w:t>
                      </w:r>
                      <w:proofErr w:type="spellStart"/>
                      <w:r w:rsidRPr="008924EF">
                        <w:rPr>
                          <w:rFonts w:ascii="Consolas" w:hAnsi="Consolas" w:cs="Consolas"/>
                          <w:b/>
                          <w:color w:val="595959" w:themeColor="text1" w:themeTint="A6"/>
                          <w:lang w:val="en-US"/>
                        </w:rPr>
                        <w:t>LElbowYaw</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RShoulderRoll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RElbowYaw</w:t>
                      </w:r>
                      <w:proofErr w:type="spellEnd"/>
                      <w:r w:rsidRPr="008924EF">
                        <w:rPr>
                          <w:rFonts w:ascii="Consolas" w:hAnsi="Consolas" w:cs="Consolas"/>
                          <w:b/>
                          <w:color w:val="595959" w:themeColor="text1" w:themeTint="A6"/>
                          <w:lang w:val="en-US"/>
                        </w:rPr>
                        <w:t>" };</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Winkel1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8924EF" w:rsidRDefault="00D57BC4"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IDMotion1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Winkel1, 0.2f);</w:t>
                      </w:r>
                    </w:p>
                    <w:p w:rsidR="00D57BC4" w:rsidRDefault="00D57BC4" w:rsidP="00A5637C">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Winkel2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D57BC4" w:rsidRPr="009A71A3" w:rsidRDefault="00D57BC4" w:rsidP="008924EF">
                      <w:pPr>
                        <w:ind w:firstLine="567"/>
                        <w:rPr>
                          <w:rFonts w:ascii="Consolas" w:hAnsi="Consolas" w:cs="Consolas"/>
                          <w:b/>
                          <w:color w:val="595959" w:themeColor="text1" w:themeTint="A6"/>
                          <w:lang w:val="en-US"/>
                        </w:rPr>
                      </w:pPr>
                      <w:proofErr w:type="spellStart"/>
                      <w:proofErr w:type="gramStart"/>
                      <w:r w:rsidRPr="009A71A3">
                        <w:rPr>
                          <w:rFonts w:ascii="Consolas" w:hAnsi="Consolas" w:cs="Consolas"/>
                          <w:b/>
                          <w:color w:val="595959" w:themeColor="text1" w:themeTint="A6"/>
                          <w:lang w:val="en-US"/>
                        </w:rPr>
                        <w:t>int</w:t>
                      </w:r>
                      <w:proofErr w:type="spellEnd"/>
                      <w:proofErr w:type="gramEnd"/>
                      <w:r w:rsidRPr="009A71A3">
                        <w:rPr>
                          <w:rFonts w:ascii="Consolas" w:hAnsi="Consolas" w:cs="Consolas"/>
                          <w:b/>
                          <w:color w:val="595959" w:themeColor="text1" w:themeTint="A6"/>
                          <w:lang w:val="en-US"/>
                        </w:rPr>
                        <w:t xml:space="preserve"> IDMotion2 = </w:t>
                      </w:r>
                      <w:proofErr w:type="spellStart"/>
                      <w:r w:rsidRPr="009A71A3">
                        <w:rPr>
                          <w:rFonts w:ascii="Consolas" w:hAnsi="Consolas" w:cs="Consolas"/>
                          <w:b/>
                          <w:color w:val="595959" w:themeColor="text1" w:themeTint="A6"/>
                          <w:lang w:val="en-US"/>
                        </w:rPr>
                        <w:t>motion.post.angleInterpolationWithSpeed</w:t>
                      </w:r>
                      <w:proofErr w:type="spellEnd"/>
                      <w:r w:rsidRPr="009A71A3">
                        <w:rPr>
                          <w:rFonts w:ascii="Consolas" w:hAnsi="Consolas" w:cs="Consolas"/>
                          <w:b/>
                          <w:color w:val="595959" w:themeColor="text1" w:themeTint="A6"/>
                          <w:lang w:val="en-US"/>
                        </w:rPr>
                        <w:t>(Joints, Winkel2, 0.08f);</w:t>
                      </w:r>
                    </w:p>
                    <w:p w:rsidR="00D57BC4" w:rsidRPr="009A71A3" w:rsidRDefault="00D57BC4" w:rsidP="008924EF">
                      <w:pPr>
                        <w:rPr>
                          <w:rFonts w:ascii="Consolas" w:hAnsi="Consolas" w:cs="Consolas"/>
                          <w:b/>
                          <w:color w:val="595959" w:themeColor="text1" w:themeTint="A6"/>
                          <w:lang w:val="en-US"/>
                        </w:rPr>
                      </w:pPr>
                    </w:p>
                    <w:p w:rsidR="00D57BC4" w:rsidRPr="009A71A3" w:rsidRDefault="00D57BC4" w:rsidP="008924EF">
                      <w:pPr>
                        <w:ind w:firstLine="567"/>
                        <w:rPr>
                          <w:rFonts w:ascii="Consolas" w:hAnsi="Consolas" w:cs="Consolas"/>
                          <w:b/>
                          <w:color w:val="595959" w:themeColor="text1" w:themeTint="A6"/>
                          <w:lang w:val="en-US"/>
                        </w:rPr>
                      </w:pPr>
                      <w:proofErr w:type="gramStart"/>
                      <w:r w:rsidRPr="009A71A3">
                        <w:rPr>
                          <w:rFonts w:ascii="Consolas" w:hAnsi="Consolas" w:cs="Consolas"/>
                          <w:b/>
                          <w:color w:val="595959" w:themeColor="text1" w:themeTint="A6"/>
                          <w:lang w:val="en-US"/>
                        </w:rPr>
                        <w:t>while</w:t>
                      </w:r>
                      <w:proofErr w:type="gramEnd"/>
                      <w:r w:rsidRPr="009A71A3">
                        <w:rPr>
                          <w:rFonts w:ascii="Consolas" w:hAnsi="Consolas" w:cs="Consolas"/>
                          <w:b/>
                          <w:color w:val="595959" w:themeColor="text1" w:themeTint="A6"/>
                          <w:lang w:val="en-US"/>
                        </w:rPr>
                        <w:t xml:space="preserve">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 xml:space="preserve">(IDMotion1) ||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(IDMotion2))</w:t>
                      </w:r>
                    </w:p>
                    <w:p w:rsidR="00D57BC4" w:rsidRPr="008924EF"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p w:rsidR="00D57BC4" w:rsidRPr="008924EF" w:rsidRDefault="00D57BC4" w:rsidP="008924EF">
                      <w:pPr>
                        <w:ind w:left="567"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SpeichereAlleWerte</w:t>
                      </w:r>
                      <w:proofErr w:type="spellEnd"/>
                      <w:r w:rsidRPr="008924EF">
                        <w:rPr>
                          <w:rFonts w:ascii="Consolas" w:hAnsi="Consolas" w:cs="Consolas"/>
                          <w:b/>
                          <w:color w:val="595959" w:themeColor="text1" w:themeTint="A6"/>
                        </w:rPr>
                        <w:t>();</w:t>
                      </w:r>
                    </w:p>
                    <w:p w:rsidR="00D57BC4" w:rsidRPr="00821BC0" w:rsidRDefault="00D57BC4"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txbxContent>
                </v:textbox>
                <w10:anchorlock/>
              </v:shape>
            </w:pict>
          </mc:Fallback>
        </mc:AlternateContent>
      </w:r>
    </w:p>
    <w:p w:rsidR="00B03372" w:rsidRDefault="008924EF" w:rsidP="00CC6D96">
      <w:pPr>
        <w:pStyle w:val="Beschriftung"/>
        <w:jc w:val="center"/>
      </w:pPr>
      <w:bookmarkStart w:id="119" w:name="_Ref386875250"/>
      <w:bookmarkStart w:id="120" w:name="_Toc387066313"/>
      <w:r>
        <w:t xml:space="preserve">Code </w:t>
      </w:r>
      <w:r w:rsidR="007B26AB">
        <w:fldChar w:fldCharType="begin"/>
      </w:r>
      <w:r w:rsidR="007B26AB">
        <w:instrText xml:space="preserve"> SEQ Code \* ARABIC </w:instrText>
      </w:r>
      <w:r w:rsidR="007B26AB">
        <w:fldChar w:fldCharType="separate"/>
      </w:r>
      <w:r w:rsidR="00B173AF">
        <w:rPr>
          <w:noProof/>
        </w:rPr>
        <w:t>4</w:t>
      </w:r>
      <w:r w:rsidR="007B26AB">
        <w:rPr>
          <w:noProof/>
        </w:rPr>
        <w:fldChar w:fldCharType="end"/>
      </w:r>
      <w:bookmarkEnd w:id="119"/>
      <w:r>
        <w:t>: eine vordefinierte Bewegung von Nao</w:t>
      </w:r>
      <w:bookmarkEnd w:id="120"/>
    </w:p>
    <w:p w:rsidR="00F61118" w:rsidRDefault="00B03372" w:rsidP="008E7159">
      <w:r>
        <w:t>Dieser Code lässt Nao folgende Bewegung ausführen:</w:t>
      </w:r>
    </w:p>
    <w:tbl>
      <w:tblPr>
        <w:tblStyle w:val="Tabellenraster"/>
        <w:tblW w:w="0" w:type="auto"/>
        <w:tblLook w:val="04A0" w:firstRow="1" w:lastRow="0" w:firstColumn="1" w:lastColumn="0" w:noHBand="0" w:noVBand="1"/>
      </w:tblPr>
      <w:tblGrid>
        <w:gridCol w:w="3070"/>
        <w:gridCol w:w="3070"/>
        <w:gridCol w:w="3070"/>
      </w:tblGrid>
      <w:tr w:rsidR="00B03372" w:rsidTr="00B03372">
        <w:tc>
          <w:tcPr>
            <w:tcW w:w="3070" w:type="dxa"/>
          </w:tcPr>
          <w:p w:rsidR="00B03372" w:rsidRDefault="00B03372" w:rsidP="008E7159">
            <w:r>
              <w:t>Bild Startposition</w:t>
            </w:r>
          </w:p>
          <w:p w:rsidR="00B03372" w:rsidRDefault="00B03372" w:rsidP="008E7159"/>
          <w:p w:rsidR="00B03372" w:rsidRDefault="00B03372" w:rsidP="008E7159"/>
          <w:p w:rsidR="00B03372" w:rsidRDefault="00B03372" w:rsidP="008E7159">
            <w:commentRangeStart w:id="121"/>
            <w:r>
              <w:t xml:space="preserve">Startposition </w:t>
            </w:r>
            <w:proofErr w:type="spellStart"/>
            <w:r>
              <w:t>StandZero</w:t>
            </w:r>
            <w:commentRangeEnd w:id="121"/>
            <w:proofErr w:type="spellEnd"/>
            <w:r w:rsidR="00A5637C">
              <w:rPr>
                <w:rStyle w:val="Kommentarzeichen"/>
              </w:rPr>
              <w:commentReference w:id="121"/>
            </w:r>
          </w:p>
        </w:tc>
        <w:tc>
          <w:tcPr>
            <w:tcW w:w="3070" w:type="dxa"/>
          </w:tcPr>
          <w:p w:rsidR="00B03372" w:rsidRDefault="00B03372" w:rsidP="008E7159">
            <w:r>
              <w:t>Bild 2</w:t>
            </w:r>
          </w:p>
          <w:p w:rsidR="00B03372" w:rsidRDefault="00B03372" w:rsidP="008E7159"/>
          <w:p w:rsidR="00B03372" w:rsidRDefault="00B03372" w:rsidP="008E7159"/>
          <w:p w:rsidR="00B03372" w:rsidRDefault="00B03372" w:rsidP="008E7159">
            <w:r>
              <w:t>Beide Arme außen</w:t>
            </w:r>
          </w:p>
        </w:tc>
        <w:tc>
          <w:tcPr>
            <w:tcW w:w="3070" w:type="dxa"/>
          </w:tcPr>
          <w:p w:rsidR="00B03372" w:rsidRDefault="00B03372" w:rsidP="008E7159">
            <w:r>
              <w:t>Bild 3</w:t>
            </w:r>
          </w:p>
          <w:p w:rsidR="00B03372" w:rsidRDefault="00B03372" w:rsidP="008E7159"/>
          <w:p w:rsidR="00B03372" w:rsidRDefault="00B03372" w:rsidP="008E7159"/>
          <w:p w:rsidR="00B03372" w:rsidRDefault="00B03372" w:rsidP="008E7159">
            <w:r>
              <w:t>Beide arme angewinkelt</w:t>
            </w:r>
          </w:p>
        </w:tc>
      </w:tr>
    </w:tbl>
    <w:p w:rsidR="00F61118" w:rsidRDefault="00F61118" w:rsidP="008E7159"/>
    <w:p w:rsidR="00824953" w:rsidRDefault="00824953" w:rsidP="008E7159">
      <w:r>
        <w:rPr>
          <w:noProof/>
          <w:lang w:eastAsia="de-DE"/>
        </w:rPr>
        <w:lastRenderedPageBreak/>
        <w:drawing>
          <wp:inline distT="0" distB="0" distL="0" distR="0">
            <wp:extent cx="5743575" cy="4305300"/>
            <wp:effectExtent l="0" t="0" r="9525" b="0"/>
            <wp:docPr id="24" name="Grafik 24" descr="C:\Users\Dennis\Dropbox\Handy\20140506_10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nis\Dropbox\Handy\20140506_10460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4305300"/>
                    </a:xfrm>
                    <a:prstGeom prst="rect">
                      <a:avLst/>
                    </a:prstGeom>
                    <a:noFill/>
                    <a:ln>
                      <a:noFill/>
                    </a:ln>
                  </pic:spPr>
                </pic:pic>
              </a:graphicData>
            </a:graphic>
          </wp:inline>
        </w:drawing>
      </w:r>
    </w:p>
    <w:p w:rsidR="00824953" w:rsidRDefault="00824953" w:rsidP="008E7159">
      <w:r>
        <w:rPr>
          <w:rStyle w:val="Kommentarzeichen"/>
        </w:rPr>
        <w:commentReference w:id="122"/>
      </w:r>
    </w:p>
    <w:p w:rsidR="00824953" w:rsidRDefault="00824953" w:rsidP="008E7159">
      <w:bookmarkStart w:id="123" w:name="_GoBack"/>
      <w:bookmarkEnd w:id="123"/>
    </w:p>
    <w:p w:rsidR="00824953" w:rsidRDefault="00824953" w:rsidP="008E7159"/>
    <w:p w:rsidR="00B03372" w:rsidRDefault="00B03372" w:rsidP="00B03372">
      <w:r>
        <w:t xml:space="preserve">Im ersten Schritt in </w:t>
      </w:r>
      <w:r>
        <w:fldChar w:fldCharType="begin"/>
      </w:r>
      <w:r>
        <w:instrText xml:space="preserve"> REF _Ref386875250 \h </w:instrText>
      </w:r>
      <w:r>
        <w:fldChar w:fldCharType="separate"/>
      </w:r>
      <w:r>
        <w:t xml:space="preserve">Code </w:t>
      </w:r>
      <w:r>
        <w:rPr>
          <w:noProof/>
        </w:rPr>
        <w:t>4</w:t>
      </w:r>
      <w:r>
        <w:fldChar w:fldCharType="end"/>
      </w:r>
      <w:r>
        <w:t xml:space="preserve"> werden die Namen der verschiedenen Winkel in der vom Nao-SDK vorgegebenen Schreibweise angegeben</w:t>
      </w:r>
      <w:r w:rsidR="007229A7">
        <w:t xml:space="preserve"> und in der Liste Joints gespeichert</w:t>
      </w:r>
      <w:r>
        <w:t>. Zum Beispiel entspricht der erste Name „</w:t>
      </w:r>
      <w:proofErr w:type="spellStart"/>
      <w:r>
        <w:t>LElbowRoll</w:t>
      </w:r>
      <w:proofErr w:type="spellEnd"/>
      <w:r>
        <w:t>“ dem Roll-Winkel des linken Ellenbogens.</w:t>
      </w:r>
    </w:p>
    <w:p w:rsidR="00B03372" w:rsidRDefault="00B03372" w:rsidP="00B03372">
      <w:r>
        <w:t xml:space="preserve">Im zweiten Schritt werden die konkreten Winkel angegeben. Da Nao die Winkel in der Einheit Radiant benötigt, aber die meisten Menschen besser mit der Einheit Grad umgehen können, erfolgt bei jedem Winkel die Umrechnung von Grad in Radiant. Somit ist es einfacher eine Bewegung zu speichern, ohne jedes Mal selbst den Winkel umrechnen zu müssen. Die Reihenfolge der Winkel ist hierbei sehr wichtig, da der erste Winkel (in </w:t>
      </w:r>
      <w:r>
        <w:fldChar w:fldCharType="begin"/>
      </w:r>
      <w:r>
        <w:instrText xml:space="preserve"> REF _Ref386875250 \h </w:instrText>
      </w:r>
      <w:r>
        <w:fldChar w:fldCharType="separate"/>
      </w:r>
      <w:r>
        <w:t xml:space="preserve">Code </w:t>
      </w:r>
      <w:r>
        <w:rPr>
          <w:noProof/>
        </w:rPr>
        <w:t>4</w:t>
      </w:r>
      <w:r>
        <w:fldChar w:fldCharType="end"/>
      </w:r>
      <w:r>
        <w:t>: 0 Grad) dem ersten Winkelnamen (</w:t>
      </w:r>
      <w:r w:rsidR="007229A7">
        <w:t xml:space="preserve">in </w:t>
      </w:r>
      <w:r w:rsidR="007229A7">
        <w:fldChar w:fldCharType="begin"/>
      </w:r>
      <w:r w:rsidR="007229A7">
        <w:instrText xml:space="preserve"> REF _Ref386875250 \h </w:instrText>
      </w:r>
      <w:r w:rsidR="007229A7">
        <w:fldChar w:fldCharType="separate"/>
      </w:r>
      <w:r w:rsidR="007229A7">
        <w:t xml:space="preserve">Code </w:t>
      </w:r>
      <w:r w:rsidR="007229A7">
        <w:rPr>
          <w:noProof/>
        </w:rPr>
        <w:t>4</w:t>
      </w:r>
      <w:r w:rsidR="007229A7">
        <w:fldChar w:fldCharType="end"/>
      </w:r>
      <w:r w:rsidR="007229A7">
        <w:t>: „</w:t>
      </w:r>
      <w:proofErr w:type="spellStart"/>
      <w:r w:rsidR="007229A7">
        <w:t>LElbowRoll</w:t>
      </w:r>
      <w:proofErr w:type="spellEnd"/>
      <w:r w:rsidR="007229A7">
        <w:t>“) zugeordnet ist.</w:t>
      </w:r>
    </w:p>
    <w:p w:rsidR="00B03372" w:rsidRDefault="007229A7" w:rsidP="008E7159">
      <w:r>
        <w:t xml:space="preserve">Alle Winkel werden in einer Liste gespeichert, welche wieder in </w:t>
      </w:r>
      <w:r w:rsidR="00A5637C">
        <w:t>Zeile 3</w:t>
      </w:r>
      <w:r>
        <w:t xml:space="preserve"> benötigt wird. Dort werden die Joints, die konkreten Winkel und die Geschwindigkeit, mit der die Bewegung durchgeführt werden soll, angegeben. </w:t>
      </w:r>
      <w:r w:rsidR="00A5637C">
        <w:t>Dieser Schritt führt dazu, dass Nao von seiner Startposition (</w:t>
      </w:r>
      <w:commentRangeStart w:id="124"/>
      <w:r w:rsidR="00A5637C">
        <w:t>siehe …</w:t>
      </w:r>
      <w:commentRangeEnd w:id="124"/>
      <w:r w:rsidR="00A5637C">
        <w:rPr>
          <w:rStyle w:val="Kommentarzeichen"/>
        </w:rPr>
        <w:commentReference w:id="124"/>
      </w:r>
      <w:r w:rsidR="00A5637C">
        <w:t>) seine beiden Arme nach außen bewegt (</w:t>
      </w:r>
      <w:commentRangeStart w:id="125"/>
      <w:r w:rsidR="00A5637C">
        <w:t>siehe …</w:t>
      </w:r>
      <w:commentRangeEnd w:id="125"/>
      <w:r w:rsidR="00A5637C">
        <w:rPr>
          <w:rStyle w:val="Kommentarzeichen"/>
        </w:rPr>
        <w:commentReference w:id="125"/>
      </w:r>
      <w:r w:rsidR="00A5637C">
        <w:t>).</w:t>
      </w:r>
    </w:p>
    <w:p w:rsidR="00B03372" w:rsidRDefault="00B03372" w:rsidP="008E7159"/>
    <w:p w:rsidR="00B03372" w:rsidRPr="008E7159" w:rsidRDefault="00203561" w:rsidP="008E7159">
      <w:r>
        <w:t xml:space="preserve">Im dritten Schritt (Zeile 4 und 5) erfolgt das meiste ähnlich zu </w:t>
      </w:r>
      <w:r w:rsidR="00B8197F">
        <w:t xml:space="preserve">Schritt zwei. Zunächst werden die Winkel für die durchzuführende Bewegung angegeben und dann erfolgt wieder die Bewegung zu diesen Winkeln. Diese Bewegung soll im Vergleich zur ersten Bewegung jedoch etwas langsamer ausgeführt werden. Nach dieser Bewegung steht Nao wie in </w:t>
      </w:r>
      <w:commentRangeStart w:id="126"/>
      <w:r w:rsidR="00B8197F">
        <w:t xml:space="preserve">xxx </w:t>
      </w:r>
      <w:commentRangeEnd w:id="126"/>
      <w:r w:rsidR="00B8197F">
        <w:rPr>
          <w:rStyle w:val="Kommentarzeichen"/>
        </w:rPr>
        <w:commentReference w:id="126"/>
      </w:r>
      <w:r w:rsidR="00B8197F">
        <w:t xml:space="preserve">gezeigt mit ausgestreckten Armen und angewinkelten Ellenbogen da. </w:t>
      </w:r>
    </w:p>
    <w:p w:rsidR="005E0F1D" w:rsidRDefault="005E0F1D" w:rsidP="005E0F1D">
      <w:pPr>
        <w:pStyle w:val="berschrift3"/>
      </w:pPr>
      <w:bookmarkStart w:id="127" w:name="_Toc387066349"/>
      <w:r>
        <w:t>Speicherung Winkel vom Nao</w:t>
      </w:r>
      <w:bookmarkEnd w:id="127"/>
    </w:p>
    <w:p w:rsidR="00ED3440" w:rsidRDefault="00CC6D96" w:rsidP="00ED3440">
      <w:commentRangeStart w:id="128"/>
      <w:r>
        <w:t>TEXT</w:t>
      </w:r>
      <w:commentRangeEnd w:id="128"/>
      <w:r>
        <w:rPr>
          <w:rStyle w:val="Kommentarzeichen"/>
        </w:rPr>
        <w:commentReference w:id="128"/>
      </w:r>
    </w:p>
    <w:p w:rsidR="009A0DFE" w:rsidRDefault="009A0DFE" w:rsidP="009A0DFE">
      <w:pPr>
        <w:pStyle w:val="berschrift2"/>
      </w:pPr>
      <w:bookmarkStart w:id="129" w:name="_Toc387066350"/>
      <w:commentRangeStart w:id="130"/>
      <w:r>
        <w:t>Kinect</w:t>
      </w:r>
      <w:commentRangeEnd w:id="130"/>
      <w:r w:rsidR="00474520">
        <w:rPr>
          <w:rStyle w:val="Kommentarzeichen"/>
          <w:rFonts w:eastAsia="Times New Roman"/>
          <w:b w:val="0"/>
          <w:bCs w:val="0"/>
          <w:color w:val="auto"/>
        </w:rPr>
        <w:commentReference w:id="130"/>
      </w:r>
      <w:bookmarkEnd w:id="129"/>
    </w:p>
    <w:p w:rsidR="00097711" w:rsidRPr="00097711" w:rsidRDefault="00097711" w:rsidP="00097711"/>
    <w:p w:rsidR="00AB327A" w:rsidRDefault="00AB327A" w:rsidP="00AB327A">
      <w:pPr>
        <w:pStyle w:val="berschrift3"/>
      </w:pPr>
      <w:bookmarkStart w:id="131" w:name="_Toc387066351"/>
      <w:r>
        <w:t xml:space="preserve">Berechnung Winkel </w:t>
      </w:r>
      <w:commentRangeStart w:id="132"/>
      <w:r>
        <w:t>Kinect</w:t>
      </w:r>
      <w:commentRangeEnd w:id="132"/>
      <w:r w:rsidR="00CC3A7B">
        <w:rPr>
          <w:rStyle w:val="Kommentarzeichen"/>
          <w:rFonts w:eastAsia="Times New Roman"/>
          <w:b w:val="0"/>
          <w:bCs w:val="0"/>
          <w:color w:val="auto"/>
        </w:rPr>
        <w:commentReference w:id="132"/>
      </w:r>
      <w:bookmarkEnd w:id="131"/>
    </w:p>
    <w:p w:rsidR="00B173AF" w:rsidRDefault="00F75A58" w:rsidP="007119DD">
      <w:r>
        <w:t xml:space="preserve">Die Winkel des Skelettes, die mit der Kinect aufgezeichnet werden, werden mit Hilfe der in Kapitel </w:t>
      </w:r>
      <w:r>
        <w:fldChar w:fldCharType="begin"/>
      </w:r>
      <w:r>
        <w:instrText xml:space="preserve"> REF _Ref386471124 \r \h </w:instrText>
      </w:r>
      <w:r>
        <w:fldChar w:fldCharType="separate"/>
      </w:r>
      <w:r>
        <w:t>2.2.2</w:t>
      </w:r>
      <w:r>
        <w:fldChar w:fldCharType="end"/>
      </w:r>
      <w:r>
        <w:t xml:space="preserve"> beschriebenen Verfahren errechnet (siehe </w:t>
      </w:r>
      <w:r>
        <w:fldChar w:fldCharType="begin"/>
      </w:r>
      <w:r>
        <w:instrText xml:space="preserve"> REF _Ref386482817 \h </w:instrText>
      </w:r>
      <w:r>
        <w:fldChar w:fldCharType="separate"/>
      </w:r>
      <w:r w:rsidR="005A5AD6">
        <w:t xml:space="preserve">Code </w:t>
      </w:r>
      <w:r w:rsidR="005A5AD6">
        <w:rPr>
          <w:noProof/>
        </w:rPr>
        <w:t>5</w:t>
      </w:r>
      <w:r>
        <w:fldChar w:fldCharType="end"/>
      </w:r>
      <w:r>
        <w:t xml:space="preserve">). Dafür werden zuerst verschiedene Joints aus dem Skelett ausgelesen und diese einer Methode zum Berechnen übergeben. 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p>
    <w:p w:rsidR="00B173AF" w:rsidRDefault="00B173AF" w:rsidP="00B173AF">
      <w:pPr>
        <w:keepNext/>
      </w:pPr>
      <w:r>
        <w:rPr>
          <w:noProof/>
          <w:lang w:eastAsia="de-DE"/>
        </w:rPr>
        <w:lastRenderedPageBreak/>
        <mc:AlternateContent>
          <mc:Choice Requires="wps">
            <w:drawing>
              <wp:inline distT="0" distB="0" distL="0" distR="0" wp14:anchorId="19B1BBC0" wp14:editId="527C8034">
                <wp:extent cx="5867400" cy="6276975"/>
                <wp:effectExtent l="0" t="0" r="19050" b="13335"/>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2769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57BC4" w:rsidRPr="0069426F" w:rsidRDefault="00D57BC4"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wps:txbx>
                      <wps:bodyPr rot="0" vert="horz" wrap="square" lIns="91440" tIns="45720" rIns="91440" bIns="45720" anchor="t" anchorCtr="0">
                        <a:spAutoFit/>
                      </wps:bodyPr>
                    </wps:wsp>
                  </a:graphicData>
                </a:graphic>
              </wp:inline>
            </w:drawing>
          </mc:Choice>
          <mc:Fallback>
            <w:pict>
              <v:shape id="_x0000_s1030" type="#_x0000_t202" style="width:462pt;height:4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" fillcolor="white [3201]" strokecolor="#4f81bd [3204]" strokeweight="2pt">
                <v:textbox style="mso-fit-shape-to-text:t">
                  <w:txbxContent>
                    <w:p w:rsidR="00D57BC4" w:rsidRPr="0069426F" w:rsidRDefault="00D57BC4"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p>
                    <w:p w:rsidR="00D57BC4" w:rsidRPr="0069426F" w:rsidRDefault="00D57BC4"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D57BC4" w:rsidRPr="0069426F" w:rsidRDefault="00D57BC4"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D57BC4" w:rsidRPr="0069426F" w:rsidRDefault="00D57BC4"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D57BC4" w:rsidRPr="0069426F" w:rsidRDefault="00D57BC4"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v:textbox>
                <w10:anchorlock/>
              </v:shape>
            </w:pict>
          </mc:Fallback>
        </mc:AlternateContent>
      </w:r>
    </w:p>
    <w:p w:rsidR="00B173AF" w:rsidRPr="00B173AF" w:rsidRDefault="00B173AF" w:rsidP="00CC6D96">
      <w:pPr>
        <w:pStyle w:val="Beschriftung"/>
        <w:jc w:val="center"/>
      </w:pPr>
      <w:bookmarkStart w:id="133" w:name="_Toc387066314"/>
      <w:r>
        <w:t xml:space="preserve">Code </w:t>
      </w:r>
      <w:r w:rsidR="007B26AB">
        <w:fldChar w:fldCharType="begin"/>
      </w:r>
      <w:r w:rsidR="007B26AB">
        <w:instrText xml:space="preserve"> SEQ Code \* ARABIC </w:instrText>
      </w:r>
      <w:r w:rsidR="007B26AB">
        <w:fldChar w:fldCharType="separate"/>
      </w:r>
      <w:r>
        <w:rPr>
          <w:noProof/>
        </w:rPr>
        <w:t>5</w:t>
      </w:r>
      <w:r w:rsidR="007B26AB">
        <w:rPr>
          <w:noProof/>
        </w:rPr>
        <w:fldChar w:fldCharType="end"/>
      </w:r>
      <w:r>
        <w:t xml:space="preserve">: </w:t>
      </w:r>
      <w:r w:rsidRPr="00FC71EF">
        <w:t>Berechnung von zusammenhängenden Knochen</w:t>
      </w:r>
      <w:bookmarkEnd w:id="133"/>
    </w:p>
    <w:p w:rsidR="00AB327A" w:rsidRDefault="00AB327A" w:rsidP="00AB327A">
      <w:pPr>
        <w:pStyle w:val="berschrift3"/>
      </w:pPr>
      <w:bookmarkStart w:id="134" w:name="_Toc387066352"/>
      <w:r>
        <w:t>Vergleich Winkel Kinect &lt;-&gt; Nao</w:t>
      </w:r>
      <w:bookmarkEnd w:id="134"/>
    </w:p>
    <w:p w:rsidR="00C73DC2" w:rsidRDefault="00FF469E" w:rsidP="00C73DC2">
      <w:r>
        <w:t>Wie oben beschrieben, sind die</w:t>
      </w:r>
      <w:r w:rsidR="00C73DC2">
        <w:t xml:space="preserve"> </w:t>
      </w:r>
      <w:r>
        <w:t xml:space="preserve">Werte des Nao in einer Liste im </w:t>
      </w:r>
      <w:proofErr w:type="spellStart"/>
      <w:r>
        <w:t>MainWindow</w:t>
      </w:r>
      <w:proofErr w:type="spellEnd"/>
      <w:r>
        <w:t xml:space="preserve"> gespeichert. Über diese Liste wird mittels </w:t>
      </w:r>
      <w:proofErr w:type="spellStart"/>
      <w:r>
        <w:t>for</w:t>
      </w:r>
      <w:proofErr w:type="spellEnd"/>
      <w:r>
        <w:t xml:space="preserve">-Schleife iteriert und betrachtet, ob der erste </w:t>
      </w:r>
      <w:proofErr w:type="gramStart"/>
      <w:r>
        <w:t>Werte</w:t>
      </w:r>
      <w:proofErr w:type="gramEnd"/>
      <w:r>
        <w:t xml:space="preserve"> erreicht wird, falls ja, wird der dieser Wert aus der Liste entfernt. Da diese Operation in einer </w:t>
      </w:r>
      <w:proofErr w:type="spellStart"/>
      <w:r>
        <w:t>While</w:t>
      </w:r>
      <w:proofErr w:type="spellEnd"/>
      <w:r>
        <w:t xml:space="preserve">-Schleife liegt, wird erneut das erste Element der Liste überprüft, dieses ist nun aber das vorherige zweite Element. Wenn die Liste leer ist, wird die Variable „erreicht“ auf </w:t>
      </w:r>
      <w:proofErr w:type="spellStart"/>
      <w:r>
        <w:t>true</w:t>
      </w:r>
      <w:proofErr w:type="spellEnd"/>
      <w:r>
        <w:t xml:space="preserve"> gesetzt. </w:t>
      </w:r>
    </w:p>
    <w:p w:rsidR="00FF469E" w:rsidRPr="00C73DC2" w:rsidRDefault="00FF469E" w:rsidP="00C73DC2">
      <w:r>
        <w:lastRenderedPageBreak/>
        <w:t xml:space="preserve">Nach Ablauf des </w:t>
      </w:r>
      <w:proofErr w:type="spellStart"/>
      <w:r>
        <w:t>Timers</w:t>
      </w:r>
      <w:proofErr w:type="spellEnd"/>
      <w:r>
        <w:t xml:space="preserve"> werden alle entsprechenden sechs Werte abgefragt. Sind alle Werte auf </w:t>
      </w:r>
      <w:proofErr w:type="spellStart"/>
      <w:r>
        <w:t>true</w:t>
      </w:r>
      <w:proofErr w:type="spellEnd"/>
      <w:r>
        <w:t xml:space="preserve">, hat man die Bewegung erfolgreich wiederholt und sieht dies entsprechen als Text auf der GUI. Falls nicht, bekommt man die Möglichkeit einen </w:t>
      </w:r>
      <w:r w:rsidR="00CC3A7B">
        <w:t>weiteren</w:t>
      </w:r>
      <w:r>
        <w:t xml:space="preserve"> Versuch zu starten</w:t>
      </w:r>
      <w:r w:rsidR="00CC3A7B">
        <w:t xml:space="preserve"> oder die Bewegung des Nao zu ändern</w:t>
      </w:r>
      <w:r>
        <w:t>.</w:t>
      </w:r>
    </w:p>
    <w:p w:rsidR="001F7881" w:rsidRDefault="001F7881" w:rsidP="001F7881">
      <w:pPr>
        <w:pStyle w:val="berschrift3"/>
      </w:pPr>
      <w:bookmarkStart w:id="135" w:name="_Toc387066353"/>
      <w:r>
        <w:t>Schwierigkeitsgrade</w:t>
      </w:r>
      <w:bookmarkEnd w:id="135"/>
    </w:p>
    <w:p w:rsidR="00C73DC2" w:rsidRDefault="00C73DC2" w:rsidP="00C73DC2">
      <w:r>
        <w:t>Es ist möglich unterschiedliche Schwierigkeitsgrade auszuwählen.</w:t>
      </w:r>
      <w:r w:rsidR="006B7F64">
        <w:t xml:space="preserve"> Folgende Gerade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F7001A" w:rsidRPr="00F7001A" w:rsidRDefault="006B7F64" w:rsidP="00F7001A">
      <w:r>
        <w:t xml:space="preserve">Dabei </w:t>
      </w:r>
      <w:r w:rsidR="00FF469E">
        <w:t xml:space="preserve">entspricht „leicht“ einer Abweichung vom Winkel des Nao um 20°, mittel einer Abweichung um 15° und schwer einer </w:t>
      </w:r>
      <w:commentRangeStart w:id="136"/>
      <w:r w:rsidR="00FF469E">
        <w:t xml:space="preserve">Abweichung von 10°. </w:t>
      </w:r>
      <w:commentRangeEnd w:id="136"/>
      <w:r w:rsidR="00CC3A7B">
        <w:rPr>
          <w:rStyle w:val="Kommentarzeichen"/>
        </w:rPr>
        <w:commentReference w:id="136"/>
      </w:r>
      <w:r w:rsidR="00CC3A7B">
        <w:t xml:space="preserve">Demnach wird bei der Überprüfung der Winkel wie im vorherigen Kapitel beschrieben, nicht betrachtet, ob der Wert exakt erreicht wird, sondern lediglich, ob er – je nach Schwierigkeit – in einem Bereich von +/- 10, 15 bzw. 20 Grad liegt. Liegt in der Liste also der Wert 45 Grad, so wird dieser bei der Schwierigkeitsstufe leicht aus der Liste gelöscht sobald die Kinect an dieser Stelle einen Winkel zwischen 25 und 65 Grad übermittelt. </w:t>
      </w:r>
    </w:p>
    <w:p w:rsidR="009A0DFE" w:rsidRDefault="00FB03C2" w:rsidP="009A0DFE">
      <w:pPr>
        <w:pStyle w:val="berschrift2"/>
      </w:pPr>
      <w:bookmarkStart w:id="137" w:name="_Ref386037541"/>
      <w:bookmarkStart w:id="138" w:name="_Ref386037618"/>
      <w:bookmarkStart w:id="139" w:name="_Toc387066354"/>
      <w:r>
        <w:t>GUI</w:t>
      </w:r>
      <w:bookmarkEnd w:id="137"/>
      <w:bookmarkEnd w:id="138"/>
      <w:bookmarkEnd w:id="139"/>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t xml:space="preserve">Die Buttons „Bewegung </w:t>
      </w:r>
      <w:proofErr w:type="spellStart"/>
      <w:r>
        <w:t>wdh</w:t>
      </w:r>
      <w:proofErr w:type="spellEnd"/>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lastRenderedPageBreak/>
        <w:drawing>
          <wp:inline distT="0" distB="0" distL="0" distR="0" wp14:anchorId="0D4F215C" wp14:editId="2FBF916D">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32">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40" w:name="_Ref386053881"/>
      <w:bookmarkStart w:id="141" w:name="_Toc387066309"/>
      <w:r>
        <w:t xml:space="preserve">Abb. </w:t>
      </w:r>
      <w:r w:rsidR="007B26AB">
        <w:fldChar w:fldCharType="begin"/>
      </w:r>
      <w:r w:rsidR="007B26AB">
        <w:instrText xml:space="preserve"> SEQ Abb. \* ARABIC </w:instrText>
      </w:r>
      <w:r w:rsidR="007B26AB">
        <w:fldChar w:fldCharType="separate"/>
      </w:r>
      <w:r w:rsidR="005F7783">
        <w:rPr>
          <w:noProof/>
        </w:rPr>
        <w:t>19</w:t>
      </w:r>
      <w:r w:rsidR="007B26AB">
        <w:rPr>
          <w:noProof/>
        </w:rPr>
        <w:fldChar w:fldCharType="end"/>
      </w:r>
      <w:bookmarkEnd w:id="140"/>
      <w:r>
        <w:t>: GUI zum Spiel</w:t>
      </w:r>
      <w:bookmarkEnd w:id="141"/>
    </w:p>
    <w:p w:rsidR="00FB03C2" w:rsidRDefault="00FB03C2" w:rsidP="00FB03C2">
      <w:r>
        <w:t>Während eine neue Bewegung vom Nao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42"/>
      <w:r>
        <w:t xml:space="preserve">Ausgangsposition </w:t>
      </w:r>
      <w:commentRangeEnd w:id="142"/>
      <w:r>
        <w:rPr>
          <w:rStyle w:val="Kommentarzeichen"/>
        </w:rPr>
        <w:commentReference w:id="142"/>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w:t>
      </w:r>
      <w:proofErr w:type="spellStart"/>
      <w:r>
        <w:t>Null</w:t>
      </w:r>
      <w:proofErr w:type="spellEnd"/>
      <w:r>
        <w:t xml:space="preserve"> gesetzt und der gleiche oder ein anderer Spieler kann versuchen, eine höhere Punktzahl zu erreichen. </w:t>
      </w:r>
    </w:p>
    <w:p w:rsidR="00CB2945" w:rsidRDefault="00CB2945" w:rsidP="00CB2945">
      <w:pPr>
        <w:pStyle w:val="berschrift2"/>
      </w:pPr>
      <w:bookmarkStart w:id="143" w:name="_Toc387066355"/>
      <w:r>
        <w:lastRenderedPageBreak/>
        <w:t>Tes</w:t>
      </w:r>
      <w:r w:rsidR="00474520">
        <w:t>t</w:t>
      </w:r>
      <w:bookmarkEnd w:id="143"/>
    </w:p>
    <w:p w:rsidR="00C14473" w:rsidRDefault="00CB2945" w:rsidP="00CB2945">
      <w:commentRangeStart w:id="144"/>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commentRangeEnd w:id="144"/>
      <w:r w:rsidR="00C14473">
        <w:rPr>
          <w:rStyle w:val="Kommentarzeichen"/>
        </w:rPr>
        <w:commentReference w:id="144"/>
      </w:r>
    </w:p>
    <w:tbl>
      <w:tblPr>
        <w:tblStyle w:val="HelleSchattierung-Akzent1"/>
        <w:tblW w:w="0" w:type="auto"/>
        <w:tblLook w:val="04A0" w:firstRow="1" w:lastRow="0" w:firstColumn="1" w:lastColumn="0" w:noHBand="0" w:noVBand="1"/>
      </w:tblPr>
      <w:tblGrid>
        <w:gridCol w:w="1668"/>
        <w:gridCol w:w="2409"/>
        <w:gridCol w:w="2552"/>
        <w:gridCol w:w="2581"/>
      </w:tblGrid>
      <w:tr w:rsidR="00C14473" w:rsidTr="00CC6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Leichte Schwierigkeit</w:t>
            </w:r>
          </w:p>
        </w:tc>
        <w:tc>
          <w:tcPr>
            <w:tcW w:w="2552"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Mittlere Schwierigkeit</w:t>
            </w:r>
          </w:p>
        </w:tc>
        <w:tc>
          <w:tcPr>
            <w:tcW w:w="2581"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Schwere Schwierigkeit</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1</w:t>
            </w:r>
          </w:p>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7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2</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10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8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6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3</w:t>
            </w:r>
          </w:p>
        </w:tc>
        <w:tc>
          <w:tcPr>
            <w:tcW w:w="2409"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4</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7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52"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81"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bl>
    <w:p w:rsidR="00C14473" w:rsidRDefault="00C14473" w:rsidP="00CB2945"/>
    <w:p w:rsidR="00C14473" w:rsidRPr="00CB2945" w:rsidRDefault="004D27EA" w:rsidP="00CB2945">
      <w:commentRangeStart w:id="145"/>
      <w:r>
        <w:t>Durch das Testen der verschiedenen Bewegungen wurde nochmals überprüft, ob das Nachmachen der einzelnen Bewegungen machbar ist und ob die Schwierigkeit gut gehandhabt ist. …</w:t>
      </w:r>
      <w:commentRangeEnd w:id="145"/>
      <w:r w:rsidR="002B646C">
        <w:rPr>
          <w:rStyle w:val="Kommentarzeichen"/>
        </w:rPr>
        <w:commentReference w:id="145"/>
      </w: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46" w:name="_Toc387066356"/>
      <w:r>
        <w:lastRenderedPageBreak/>
        <w:t>Fazit</w:t>
      </w:r>
      <w:bookmarkEnd w:id="146"/>
    </w:p>
    <w:p w:rsidR="009A0DFE" w:rsidRPr="00424036" w:rsidRDefault="009A0DFE" w:rsidP="009A0DFE">
      <w:r>
        <w:t xml:space="preserve">Das folgt am Ende. </w:t>
      </w:r>
    </w:p>
    <w:p w:rsidR="009A0DFE" w:rsidRDefault="009A0DFE" w:rsidP="00424036"/>
    <w:p w:rsidR="00424036" w:rsidRDefault="00B95A76" w:rsidP="00424036">
      <w:r>
        <w:rPr>
          <w:rStyle w:val="Kommentarzeichen"/>
        </w:rPr>
        <w:commentReference w:id="147"/>
      </w:r>
    </w:p>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8E73E5">
          <w:headerReference w:type="default" r:id="rId33"/>
          <w:footerReference w:type="default" r:id="rId34"/>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49" w:name="_Toc333403733"/>
      <w:bookmarkStart w:id="150" w:name="_Toc387066357"/>
      <w:bookmarkStart w:id="151" w:name="_Toc262116062"/>
      <w:bookmarkEnd w:id="37"/>
      <w:bookmarkEnd w:id="38"/>
      <w:r>
        <w:lastRenderedPageBreak/>
        <w:t>Literaturverzeichnis</w:t>
      </w:r>
      <w:bookmarkEnd w:id="149"/>
      <w:bookmarkEnd w:id="150"/>
    </w:p>
    <w:p w:rsidR="00E10A40" w:rsidRDefault="00E10A40" w:rsidP="00750B13">
      <w:pPr>
        <w:pStyle w:val="Literaturverzeichnis"/>
        <w:jc w:val="left"/>
      </w:pPr>
    </w:p>
    <w:sdt>
      <w:sdtPr>
        <w:id w:val="879353664"/>
        <w:docPartObj>
          <w:docPartGallery w:val="Bibliographies"/>
          <w:docPartUnique/>
        </w:docPartObj>
      </w:sdtPr>
      <w:sdtEndPr/>
      <w:sdtContent>
        <w:sdt>
          <w:sdtPr>
            <w:id w:val="111145805"/>
            <w:bibliography/>
          </w:sdtPr>
          <w:sdtEndPr/>
          <w:sdtContent>
            <w:p w:rsidR="009A71A3"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 </w:t>
                    </w:r>
                  </w:p>
                </w:tc>
                <w:tc>
                  <w:tcPr>
                    <w:tcW w:w="4718" w:type="pct"/>
                    <w:hideMark/>
                  </w:tcPr>
                  <w:p w:rsidR="009A71A3" w:rsidRDefault="009A71A3">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 </w:t>
                    </w:r>
                  </w:p>
                </w:tc>
                <w:tc>
                  <w:tcPr>
                    <w:tcW w:w="4718" w:type="pct"/>
                    <w:hideMark/>
                  </w:tcPr>
                  <w:p w:rsidR="009A71A3" w:rsidRDefault="009A71A3">
                    <w:pPr>
                      <w:pStyle w:val="Literaturverzeichnis"/>
                      <w:rPr>
                        <w:rFonts w:eastAsiaTheme="minorEastAsia"/>
                        <w:noProof/>
                      </w:rPr>
                    </w:pPr>
                    <w:r w:rsidRPr="009A71A3">
                      <w:rPr>
                        <w:noProof/>
                        <w:lang w:val="en-US"/>
                      </w:rPr>
                      <w:t xml:space="preserve">Wikipedia, „Kinect,“ 10 01 2014. [Online]. Available: http://de.wikipedia.org/wiki/Kinect.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[3]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„Kinect für Windows,“ [Online]. Available: http://www.microsoft.com/en-us/kinectforwindows/.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[4] </w:t>
                    </w:r>
                  </w:p>
                </w:tc>
                <w:tc>
                  <w:tcPr>
                    <w:tcW w:w="4718" w:type="pct"/>
                    <w:hideMark/>
                  </w:tcPr>
                  <w:p w:rsidR="009A71A3" w:rsidRDefault="009A71A3">
                    <w:pPr>
                      <w:pStyle w:val="Literaturverzeichnis"/>
                      <w:rPr>
                        <w:rFonts w:eastAsiaTheme="minorEastAsia"/>
                        <w:noProof/>
                      </w:rPr>
                    </w:pPr>
                    <w:r w:rsidRPr="009A71A3">
                      <w:rPr>
                        <w:noProof/>
                        <w:lang w:val="en-US"/>
                      </w:rPr>
                      <w:t xml:space="preserve">Golem, „SDK - Software Development Kit,“ [Online]. Available: http://www.golem.de/specials/sdk/. </w:t>
                    </w:r>
                    <w:r>
                      <w:rPr>
                        <w:noProof/>
                      </w:rPr>
                      <w:t>[Zugriff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[5] </w:t>
                    </w:r>
                  </w:p>
                </w:tc>
                <w:tc>
                  <w:tcPr>
                    <w:tcW w:w="4718" w:type="pct"/>
                    <w:hideMark/>
                  </w:tcPr>
                  <w:p w:rsidR="009A71A3" w:rsidRDefault="009A71A3">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[6] </w:t>
                    </w:r>
                  </w:p>
                </w:tc>
                <w:tc>
                  <w:tcPr>
                    <w:tcW w:w="4718" w:type="pct"/>
                    <w:hideMark/>
                  </w:tcPr>
                  <w:p w:rsidR="009A71A3" w:rsidRDefault="009A71A3">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[7] </w:t>
                    </w:r>
                  </w:p>
                </w:tc>
                <w:tc>
                  <w:tcPr>
                    <w:tcW w:w="4718" w:type="pct"/>
                    <w:hideMark/>
                  </w:tcPr>
                  <w:p w:rsidR="009A71A3" w:rsidRDefault="009A71A3">
                    <w:pPr>
                      <w:pStyle w:val="Literaturverzeichnis"/>
                      <w:rPr>
                        <w:rFonts w:eastAsiaTheme="minorEastAsia"/>
                        <w:noProof/>
                      </w:rPr>
                    </w:pPr>
                    <w:r>
                      <w:rPr>
                        <w:noProof/>
                      </w:rPr>
                      <w:t xml:space="preserve">Microsoft, „Problembehebung bei der Bewegungserkennung,“ Microsoft, [Online]. </w:t>
                    </w:r>
                    <w:r w:rsidRPr="009A71A3">
                      <w:rPr>
                        <w:noProof/>
                        <w:lang w:val="en-US"/>
                      </w:rPr>
                      <w:t xml:space="preserve">Available: http://support.xbox.com/de-DE/xbox-360/kinect/body-tracking-troubleshoot. </w:t>
                    </w:r>
                    <w:r>
                      <w:rPr>
                        <w:noProof/>
                      </w:rPr>
                      <w:t>[Zugriff am 01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[8] </w:t>
                    </w:r>
                  </w:p>
                </w:tc>
                <w:tc>
                  <w:tcPr>
                    <w:tcW w:w="4718" w:type="pct"/>
                    <w:hideMark/>
                  </w:tcPr>
                  <w:p w:rsidR="009A71A3" w:rsidRDefault="009A71A3">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[9]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„Tracking Users with Kinect Skeletal Tracking,“ [Online]. </w:t>
                    </w:r>
                    <w:r>
                      <w:rPr>
                        <w:noProof/>
                      </w:rPr>
                      <w:t>Available: http://msdn.microsoft.com/en-us/library/jj131025.aspx. [Zugriff am 10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[10] </w:t>
                    </w:r>
                  </w:p>
                </w:tc>
                <w:tc>
                  <w:tcPr>
                    <w:tcW w:w="4718" w:type="pct"/>
                    <w:hideMark/>
                  </w:tcPr>
                  <w:p w:rsidR="009A71A3" w:rsidRDefault="009A71A3">
                    <w:pPr>
                      <w:pStyle w:val="Literaturverzeichnis"/>
                      <w:rPr>
                        <w:rFonts w:eastAsiaTheme="minorEastAsia"/>
                        <w:noProof/>
                      </w:rPr>
                    </w:pPr>
                    <w:r>
                      <w:rPr>
                        <w:noProof/>
                      </w:rPr>
                      <w:t xml:space="preserve">Steffen, „ Einsatzmöglichkeiten einer 3D-Kamera in der Produktionstechnik am Beispiel der Kinect-Kamera,“ 13 02 2013. </w:t>
                    </w:r>
                    <w:r w:rsidRPr="009A71A3">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[11] </w:t>
                    </w:r>
                  </w:p>
                </w:tc>
                <w:tc>
                  <w:tcPr>
                    <w:tcW w:w="4718" w:type="pct"/>
                    <w:hideMark/>
                  </w:tcPr>
                  <w:p w:rsidR="009A71A3" w:rsidRDefault="009A71A3">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[12]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„Downloads Kinect for Windows,“ Microsoft, [Online]. </w:t>
                    </w:r>
                    <w:r>
                      <w:rPr>
                        <w:noProof/>
                      </w:rPr>
                      <w:t>Available: http://www.microsoft.com/en-us/kinectforwindowsdev/Downloads.aspx. [Zugriff am 13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[13] </w:t>
                    </w:r>
                  </w:p>
                </w:tc>
                <w:tc>
                  <w:tcPr>
                    <w:tcW w:w="4718" w:type="pct"/>
                    <w:hideMark/>
                  </w:tcPr>
                  <w:p w:rsidR="009A71A3" w:rsidRDefault="009A71A3">
                    <w:pPr>
                      <w:pStyle w:val="Literaturverzeichnis"/>
                      <w:rPr>
                        <w:rFonts w:eastAsiaTheme="minorEastAsia"/>
                        <w:noProof/>
                      </w:rPr>
                    </w:pPr>
                    <w:r w:rsidRPr="009A71A3">
                      <w:rPr>
                        <w:noProof/>
                        <w:lang w:val="en-US"/>
                      </w:rPr>
                      <w:t xml:space="preserve">B. Vaughan, „www.teacherschoice.com.au,“ [Online]. </w:t>
                    </w:r>
                    <w:r>
                      <w:rPr>
                        <w:noProof/>
                      </w:rPr>
                      <w:t>Available: http://www.teacherschoice.com.au/maths_library/angles/angles.htm. [Zugriff am 27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[14] </w:t>
                    </w:r>
                  </w:p>
                </w:tc>
                <w:tc>
                  <w:tcPr>
                    <w:tcW w:w="4718" w:type="pct"/>
                    <w:hideMark/>
                  </w:tcPr>
                  <w:p w:rsidR="009A71A3" w:rsidRDefault="009A71A3">
                    <w:pPr>
                      <w:pStyle w:val="Literaturverzeichnis"/>
                      <w:rPr>
                        <w:rFonts w:eastAsiaTheme="minorEastAsia"/>
                        <w:noProof/>
                      </w:rPr>
                    </w:pPr>
                    <w:r w:rsidRPr="009A71A3">
                      <w:rPr>
                        <w:noProof/>
                        <w:lang w:val="en-US"/>
                      </w:rPr>
                      <w:t xml:space="preserve">„RC-Heli,“ [Online]. Available: http://wiki.rc-heli-fan.org/index.php/Steuerfunktionen. </w:t>
                    </w:r>
                    <w:r>
                      <w:rPr>
                        <w:noProof/>
                      </w:rPr>
                      <w:t>[Zugriff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[15] </w:t>
                    </w:r>
                  </w:p>
                </w:tc>
                <w:tc>
                  <w:tcPr>
                    <w:tcW w:w="4718" w:type="pct"/>
                    <w:hideMark/>
                  </w:tcPr>
                  <w:p w:rsidR="009A71A3" w:rsidRDefault="009A71A3">
                    <w:pPr>
                      <w:pStyle w:val="Literaturverzeichnis"/>
                      <w:rPr>
                        <w:rFonts w:eastAsiaTheme="minorEastAsia"/>
                        <w:noProof/>
                      </w:rPr>
                    </w:pPr>
                    <w:r>
                      <w:rPr>
                        <w:noProof/>
                      </w:rPr>
                      <w:t>M. Weis, „uni-hohenheim.de,“ 28 August 2012. [Online]. Available: http://sengis.uni-hohenheim.de/uas.de.php.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[16] </w:t>
                    </w:r>
                  </w:p>
                </w:tc>
                <w:tc>
                  <w:tcPr>
                    <w:tcW w:w="4718" w:type="pct"/>
                    <w:hideMark/>
                  </w:tcPr>
                  <w:p w:rsidR="009A71A3" w:rsidRDefault="009A71A3">
                    <w:pPr>
                      <w:pStyle w:val="Literaturverzeichnis"/>
                      <w:rPr>
                        <w:rFonts w:eastAsiaTheme="minorEastAsia"/>
                        <w:noProof/>
                      </w:rPr>
                    </w:pPr>
                    <w:r>
                      <w:rPr>
                        <w:noProof/>
                      </w:rPr>
                      <w:t>M. A. Knus. [Online]. Available: http://www.math.ethz.ch/~knus/geometrie/1.pdf.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[17] </w:t>
                    </w:r>
                  </w:p>
                </w:tc>
                <w:tc>
                  <w:tcPr>
                    <w:tcW w:w="4718" w:type="pct"/>
                    <w:hideMark/>
                  </w:tcPr>
                  <w:p w:rsidR="009A71A3" w:rsidRDefault="009A71A3">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[18] </w:t>
                    </w:r>
                  </w:p>
                </w:tc>
                <w:tc>
                  <w:tcPr>
                    <w:tcW w:w="4718" w:type="pct"/>
                    <w:hideMark/>
                  </w:tcPr>
                  <w:p w:rsidR="009A71A3" w:rsidRDefault="009A71A3">
                    <w:pPr>
                      <w:pStyle w:val="Literaturverzeichnis"/>
                      <w:rPr>
                        <w:rFonts w:eastAsiaTheme="minorEastAsia"/>
                        <w:noProof/>
                      </w:rPr>
                    </w:pPr>
                    <w:r>
                      <w:rPr>
                        <w:noProof/>
                      </w:rPr>
                      <w:t xml:space="preserve">Die Zeit, „zeit.de,“ 04 12 2013. [Online]. </w:t>
                    </w:r>
                    <w:r w:rsidRPr="009A71A3">
                      <w:rPr>
                        <w:noProof/>
                        <w:lang w:val="en-US"/>
                      </w:rPr>
                      <w:t xml:space="preserve">Available: http://www.zeit.de/wirtschaft/unternehmen/2013-12/google-roboter-android-erfinder-andy-rubin. </w:t>
                    </w:r>
                    <w:r>
                      <w:rPr>
                        <w:noProof/>
                      </w:rPr>
                      <w:t>[Zugriff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[19] </w:t>
                    </w:r>
                  </w:p>
                </w:tc>
                <w:tc>
                  <w:tcPr>
                    <w:tcW w:w="4718" w:type="pct"/>
                    <w:hideMark/>
                  </w:tcPr>
                  <w:p w:rsidR="009A71A3" w:rsidRDefault="009A71A3">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[20]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Available: www.aldebaran.com/en/robotics-company/history. </w:t>
                    </w:r>
                    <w:r>
                      <w:rPr>
                        <w:noProof/>
                      </w:rPr>
                      <w:t>[Zugriff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[21]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[22]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[23] </w:t>
                    </w:r>
                  </w:p>
                </w:tc>
                <w:tc>
                  <w:tcPr>
                    <w:tcW w:w="4718" w:type="pct"/>
                    <w:hideMark/>
                  </w:tcPr>
                  <w:p w:rsidR="009A71A3" w:rsidRDefault="009A71A3">
                    <w:pPr>
                      <w:pStyle w:val="Literaturverzeichnis"/>
                      <w:rPr>
                        <w:rFonts w:eastAsiaTheme="minorEastAsia"/>
                        <w:noProof/>
                      </w:rPr>
                    </w:pPr>
                    <w:r w:rsidRPr="009A71A3">
                      <w:rPr>
                        <w:noProof/>
                        <w:lang w:val="en-US"/>
                      </w:rPr>
                      <w:t xml:space="preserve">Community Aldebaran Robotics, „AldebaranRobotics,“ [Online]. </w:t>
                    </w:r>
                    <w:r>
                      <w:rPr>
                        <w:noProof/>
                      </w:rPr>
                      <w:t>Available: https://community.aldebaran-robotics.com/doc/1-14/cpp-classindex.html. [Zugriff am 23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[24] </w:t>
                    </w:r>
                  </w:p>
                </w:tc>
                <w:tc>
                  <w:tcPr>
                    <w:tcW w:w="4718" w:type="pct"/>
                    <w:hideMark/>
                  </w:tcPr>
                  <w:p w:rsidR="009A71A3" w:rsidRDefault="009A71A3">
                    <w:pPr>
                      <w:pStyle w:val="Literaturverzeichnis"/>
                      <w:rPr>
                        <w:rFonts w:eastAsiaTheme="minorEastAsia"/>
                        <w:noProof/>
                      </w:rPr>
                    </w:pPr>
                    <w:r>
                      <w:rPr>
                        <w:noProof/>
                      </w:rPr>
                      <w:t>C. Düpmeier, 03 April 2013. [Online]. Available: http://www.iai.fzk.de/~clemens.duepmeier/betriebssysteme/Prozesse.ppt.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[25] </w:t>
                    </w:r>
                  </w:p>
                </w:tc>
                <w:tc>
                  <w:tcPr>
                    <w:tcW w:w="4718" w:type="pct"/>
                    <w:hideMark/>
                  </w:tcPr>
                  <w:p w:rsidR="009A71A3" w:rsidRDefault="009A71A3">
                    <w:pPr>
                      <w:pStyle w:val="Literaturverzeichnis"/>
                      <w:rPr>
                        <w:rFonts w:eastAsiaTheme="minorEastAsia"/>
                        <w:noProof/>
                      </w:rPr>
                    </w:pPr>
                    <w:r>
                      <w:rPr>
                        <w:noProof/>
                      </w:rPr>
                      <w:t xml:space="preserve">H.-J. Haubner, 2013. </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[26] </w:t>
                    </w:r>
                  </w:p>
                </w:tc>
                <w:tc>
                  <w:tcPr>
                    <w:tcW w:w="4718" w:type="pct"/>
                    <w:hideMark/>
                  </w:tcPr>
                  <w:p w:rsidR="009A71A3" w:rsidRDefault="009A71A3">
                    <w:pPr>
                      <w:pStyle w:val="Literaturverzeichnis"/>
                      <w:rPr>
                        <w:rFonts w:eastAsiaTheme="minorEastAsia"/>
                        <w:noProof/>
                      </w:rPr>
                    </w:pPr>
                    <w:r>
                      <w:rPr>
                        <w:noProof/>
                      </w:rPr>
                      <w:t>M. Becker, Dezember 2002. [Online]. Available: http://www.ijon.de/comp/tutorials/threads/threads.html. [Zugriff am 28 April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[27]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„ApartmentState-Enumeration,“ Microsoft, [Online]. </w:t>
                    </w:r>
                    <w:r>
                      <w:rPr>
                        <w:noProof/>
                      </w:rPr>
                      <w:t>Available: http://msdn.microsoft.com/de-de/library/system.threading.apartmentstate.aspx. [Zugriff am 09 04 2014].</w:t>
                    </w:r>
                  </w:p>
                </w:tc>
              </w:tr>
              <w:tr w:rsidR="009A71A3" w:rsidTr="009A71A3">
                <w:trPr>
                  <w:tblCellSpacing w:w="15" w:type="dxa"/>
                </w:trPr>
                <w:tc>
                  <w:tcPr>
                    <w:tcW w:w="233" w:type="pct"/>
                    <w:hideMark/>
                  </w:tcPr>
                  <w:p w:rsidR="009A71A3" w:rsidRDefault="009A71A3">
                    <w:pPr>
                      <w:pStyle w:val="Literaturverzeichnis"/>
                      <w:rPr>
                        <w:rFonts w:eastAsiaTheme="minorEastAsia"/>
                        <w:noProof/>
                      </w:rPr>
                    </w:pPr>
                    <w:r>
                      <w:rPr>
                        <w:noProof/>
                      </w:rPr>
                      <w:t xml:space="preserve">[28] </w:t>
                    </w:r>
                  </w:p>
                </w:tc>
                <w:tc>
                  <w:tcPr>
                    <w:tcW w:w="4718" w:type="pct"/>
                    <w:hideMark/>
                  </w:tcPr>
                  <w:p w:rsidR="009A71A3" w:rsidRDefault="009A71A3">
                    <w:pPr>
                      <w:pStyle w:val="Literaturverzeichnis"/>
                      <w:rPr>
                        <w:rFonts w:eastAsiaTheme="minorEastAsia"/>
                        <w:noProof/>
                      </w:rPr>
                    </w:pPr>
                    <w:r w:rsidRPr="009A71A3">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9A71A3" w:rsidRDefault="009A71A3">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51"/>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35"/>
      <w:footerReference w:type="default" r:id="rId36"/>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Dennis" w:date="2014-05-03T09:19:00Z" w:initials="D">
    <w:p w:rsidR="00D57BC4" w:rsidRDefault="00D57BC4" w:rsidP="00CE3E3C">
      <w:pPr>
        <w:pStyle w:val="Kommentartext"/>
      </w:pPr>
      <w:r>
        <w:rPr>
          <w:rStyle w:val="Kommentarzeichen"/>
        </w:rPr>
        <w:annotationRef/>
      </w:r>
      <w:r>
        <w:t xml:space="preserve">Gespeicherte Bewegungen (Positionen) mit Bildern zeigen und 2/3 Sätze dazu schreiben </w:t>
      </w:r>
    </w:p>
    <w:p w:rsidR="00D57BC4" w:rsidRDefault="00D57BC4" w:rsidP="00CE3E3C">
      <w:pPr>
        <w:pStyle w:val="Kommentartext"/>
      </w:pPr>
      <w:proofErr w:type="spellStart"/>
      <w:r>
        <w:t>StandZero</w:t>
      </w:r>
      <w:proofErr w:type="spellEnd"/>
      <w:r>
        <w:t xml:space="preserve"> wichtig</w:t>
      </w:r>
    </w:p>
    <w:p w:rsidR="00D57BC4" w:rsidRDefault="00D57BC4" w:rsidP="00CE3E3C">
      <w:pPr>
        <w:pStyle w:val="Kommentartext"/>
      </w:pPr>
      <w:r w:rsidRPr="00CE3E3C">
        <w:t>https://community.aldebaran-robotics.com/doc/1-14/naoqi/motion/alrobotposture.html</w:t>
      </w:r>
    </w:p>
  </w:comment>
  <w:comment w:id="56" w:author="Dennis" w:date="2014-04-29T11:50:00Z" w:initials="D">
    <w:p w:rsidR="00D57BC4" w:rsidRDefault="00D57BC4">
      <w:pPr>
        <w:pStyle w:val="Kommentartext"/>
      </w:pPr>
      <w:r>
        <w:rPr>
          <w:rStyle w:val="Kommentarzeichen"/>
        </w:rPr>
        <w:annotationRef/>
      </w:r>
      <w:r>
        <w:t xml:space="preserve">Visual Studio </w:t>
      </w:r>
      <w:proofErr w:type="spellStart"/>
      <w:r>
        <w:t>etc</w:t>
      </w:r>
      <w:proofErr w:type="spellEnd"/>
      <w:r>
        <w:t xml:space="preserve"> einfügen mit Bildern</w:t>
      </w:r>
    </w:p>
  </w:comment>
  <w:comment w:id="64" w:author="Dennis" w:date="2014-03-16T13:46:00Z" w:initials="D">
    <w:p w:rsidR="00D57BC4" w:rsidRDefault="00D57BC4">
      <w:pPr>
        <w:pStyle w:val="Kommentartext"/>
      </w:pPr>
      <w:r>
        <w:rPr>
          <w:rStyle w:val="Kommentarzeichen"/>
        </w:rPr>
        <w:annotationRef/>
      </w:r>
      <w:r>
        <w:t>Vergleiche mit 1.4 Vorgehensweise</w:t>
      </w:r>
    </w:p>
  </w:comment>
  <w:comment w:id="109" w:author="Karolin" w:date="2014-05-04T22:01:00Z" w:initials="K">
    <w:p w:rsidR="00D57BC4" w:rsidRDefault="00D57BC4">
      <w:pPr>
        <w:pStyle w:val="Kommentartext"/>
      </w:pPr>
      <w:r>
        <w:rPr>
          <w:rStyle w:val="Kommentarzeichen"/>
        </w:rPr>
        <w:annotationRef/>
      </w:r>
      <w:r>
        <w:t>Noch ein einleitender Text, zumindest kurz</w:t>
      </w:r>
    </w:p>
  </w:comment>
  <w:comment w:id="113" w:author="Dennis" w:date="2014-04-09T16:17:00Z" w:initials="D">
    <w:p w:rsidR="00D57BC4" w:rsidRDefault="00D57BC4">
      <w:pPr>
        <w:pStyle w:val="Kommentartext"/>
      </w:pPr>
      <w:r>
        <w:rPr>
          <w:rStyle w:val="Kommentarzeichen"/>
        </w:rPr>
        <w:annotationRef/>
      </w:r>
      <w:r>
        <w:t>einfügen</w:t>
      </w:r>
    </w:p>
  </w:comment>
  <w:comment w:id="118" w:author="Dennis" w:date="2014-05-03T09:58:00Z" w:initials="D">
    <w:p w:rsidR="00D57BC4" w:rsidRDefault="00D57BC4">
      <w:pPr>
        <w:pStyle w:val="Kommentartext"/>
      </w:pPr>
      <w:r>
        <w:rPr>
          <w:rStyle w:val="Kommentarzeichen"/>
        </w:rPr>
        <w:annotationRef/>
      </w:r>
      <w:r>
        <w:t xml:space="preserve">hier auch auf </w:t>
      </w:r>
      <w:proofErr w:type="spellStart"/>
      <w:r>
        <w:t>blocking</w:t>
      </w:r>
      <w:proofErr w:type="spellEnd"/>
      <w:r>
        <w:t xml:space="preserve"> </w:t>
      </w:r>
      <w:proofErr w:type="spellStart"/>
      <w:r>
        <w:t>call</w:t>
      </w:r>
      <w:proofErr w:type="spellEnd"/>
      <w:r>
        <w:t xml:space="preserve"> eingehen. Wie sind die Winkel angegeben? Wie bewegt sich Nao dann? Umrechnung Rad -&gt; </w:t>
      </w:r>
      <w:proofErr w:type="spellStart"/>
      <w:r>
        <w:t>Deg</w:t>
      </w:r>
      <w:proofErr w:type="spellEnd"/>
    </w:p>
    <w:p w:rsidR="00D57BC4" w:rsidRDefault="00D57BC4">
      <w:pPr>
        <w:pStyle w:val="Kommentartext"/>
      </w:pPr>
    </w:p>
    <w:p w:rsidR="00D57BC4" w:rsidRDefault="00D57BC4">
      <w:pPr>
        <w:pStyle w:val="Kommentartext"/>
      </w:pPr>
      <w:r>
        <w:t>mit Bilder Nao in Folge</w:t>
      </w:r>
    </w:p>
    <w:p w:rsidR="00D57BC4" w:rsidRDefault="00D57BC4" w:rsidP="008924EF">
      <w:pPr>
        <w:pStyle w:val="Kommentartext"/>
        <w:numPr>
          <w:ilvl w:val="0"/>
          <w:numId w:val="38"/>
        </w:numPr>
      </w:pPr>
      <w:r>
        <w:t>Startposition</w:t>
      </w:r>
    </w:p>
    <w:p w:rsidR="00D57BC4" w:rsidRDefault="00D57BC4" w:rsidP="008924EF">
      <w:pPr>
        <w:pStyle w:val="Kommentartext"/>
        <w:numPr>
          <w:ilvl w:val="0"/>
          <w:numId w:val="38"/>
        </w:numPr>
      </w:pPr>
      <w:r>
        <w:t>Arme nach Außen</w:t>
      </w:r>
    </w:p>
    <w:p w:rsidR="00D57BC4" w:rsidRDefault="00D57BC4" w:rsidP="008924EF">
      <w:pPr>
        <w:pStyle w:val="Kommentartext"/>
        <w:numPr>
          <w:ilvl w:val="0"/>
          <w:numId w:val="38"/>
        </w:numPr>
      </w:pPr>
      <w:r>
        <w:t>Arme anwinkeln</w:t>
      </w:r>
    </w:p>
    <w:p w:rsidR="00D57BC4" w:rsidRDefault="00D57BC4">
      <w:pPr>
        <w:pStyle w:val="Kommentartext"/>
      </w:pPr>
    </w:p>
    <w:p w:rsidR="00D57BC4" w:rsidRDefault="00D57BC4" w:rsidP="000C62D4">
      <w:pPr>
        <w:pStyle w:val="Kommentartext"/>
      </w:pPr>
      <w:proofErr w:type="spellStart"/>
      <w:r>
        <w:t>goToPosture</w:t>
      </w:r>
      <w:proofErr w:type="spellEnd"/>
      <w:r>
        <w:t>=non-</w:t>
      </w:r>
      <w:proofErr w:type="spellStart"/>
      <w:r>
        <w:t>blocking</w:t>
      </w:r>
      <w:proofErr w:type="spellEnd"/>
    </w:p>
    <w:p w:rsidR="00D57BC4" w:rsidRDefault="00D57BC4" w:rsidP="000C62D4">
      <w:pPr>
        <w:pStyle w:val="Kommentartext"/>
      </w:pPr>
      <w:proofErr w:type="spellStart"/>
      <w:r>
        <w:t>angleInterpolationWithSpeed</w:t>
      </w:r>
      <w:proofErr w:type="spellEnd"/>
      <w:r>
        <w:t>=</w:t>
      </w:r>
      <w:proofErr w:type="spellStart"/>
      <w:r>
        <w:t>blocking</w:t>
      </w:r>
      <w:proofErr w:type="spellEnd"/>
    </w:p>
  </w:comment>
  <w:comment w:id="121" w:author="Dennis" w:date="2014-05-03T10:25:00Z" w:initials="D">
    <w:p w:rsidR="00D57BC4" w:rsidRDefault="00D57BC4">
      <w:pPr>
        <w:pStyle w:val="Kommentartext"/>
      </w:pPr>
      <w:r>
        <w:rPr>
          <w:rStyle w:val="Kommentarzeichen"/>
        </w:rPr>
        <w:annotationRef/>
      </w:r>
      <w:r>
        <w:t>Bilder einfügen</w:t>
      </w:r>
    </w:p>
  </w:comment>
  <w:comment w:id="122" w:author="Dennis" w:date="2014-05-06T10:49:00Z" w:initials="D">
    <w:p w:rsidR="00824953" w:rsidRDefault="00824953">
      <w:pPr>
        <w:pStyle w:val="Kommentartext"/>
      </w:pPr>
      <w:r>
        <w:rPr>
          <w:rStyle w:val="Kommentarzeichen"/>
        </w:rPr>
        <w:annotationRef/>
      </w:r>
      <w:r>
        <w:t>So ein Diagramm könnte noch erstellt werden</w:t>
      </w:r>
      <w:r>
        <w:t xml:space="preserve"> um die Winkel in der </w:t>
      </w:r>
      <w:proofErr w:type="spellStart"/>
      <w:r>
        <w:t>zeitlcihen</w:t>
      </w:r>
      <w:proofErr w:type="spellEnd"/>
      <w:r>
        <w:t xml:space="preserve"> Abfolge zu erklären</w:t>
      </w:r>
    </w:p>
  </w:comment>
  <w:comment w:id="124" w:author="Dennis" w:date="2014-05-03T10:25:00Z" w:initials="D">
    <w:p w:rsidR="00D57BC4" w:rsidRDefault="00D57BC4">
      <w:pPr>
        <w:pStyle w:val="Kommentartext"/>
      </w:pPr>
      <w:r>
        <w:rPr>
          <w:rStyle w:val="Kommentarzeichen"/>
        </w:rPr>
        <w:annotationRef/>
      </w:r>
      <w:r>
        <w:t>Verweis einfügen</w:t>
      </w:r>
    </w:p>
  </w:comment>
  <w:comment w:id="125" w:author="Dennis" w:date="2014-05-03T10:26:00Z" w:initials="D">
    <w:p w:rsidR="00D57BC4" w:rsidRDefault="00D57BC4" w:rsidP="00A5637C">
      <w:pPr>
        <w:pStyle w:val="Kommentartext"/>
      </w:pPr>
      <w:r>
        <w:rPr>
          <w:rStyle w:val="Kommentarzeichen"/>
        </w:rPr>
        <w:annotationRef/>
      </w:r>
      <w:r>
        <w:t>Verweis einfügen</w:t>
      </w:r>
    </w:p>
  </w:comment>
  <w:comment w:id="126" w:author="Dennis" w:date="2014-05-03T10:31:00Z" w:initials="D">
    <w:p w:rsidR="00D57BC4" w:rsidRDefault="00D57BC4">
      <w:pPr>
        <w:pStyle w:val="Kommentartext"/>
      </w:pPr>
      <w:r>
        <w:rPr>
          <w:rStyle w:val="Kommentarzeichen"/>
        </w:rPr>
        <w:annotationRef/>
      </w:r>
      <w:r>
        <w:t>Verweis einfügen</w:t>
      </w:r>
    </w:p>
  </w:comment>
  <w:comment w:id="128" w:author="Karolin" w:date="2014-05-04T22:08:00Z" w:initials="K">
    <w:p w:rsidR="00D57BC4" w:rsidRDefault="00D57BC4">
      <w:pPr>
        <w:pStyle w:val="Kommentartext"/>
      </w:pPr>
      <w:r>
        <w:rPr>
          <w:rStyle w:val="Kommentarzeichen"/>
        </w:rPr>
        <w:annotationRef/>
      </w:r>
      <w:r>
        <w:t>Noch zu füllen</w:t>
      </w:r>
    </w:p>
  </w:comment>
  <w:comment w:id="130" w:author="Dennis" w:date="2014-05-04T22:31:00Z" w:initials="D">
    <w:p w:rsidR="00D57BC4" w:rsidRDefault="00D57BC4">
      <w:pPr>
        <w:pStyle w:val="Kommentartext"/>
      </w:pPr>
      <w:r>
        <w:rPr>
          <w:rStyle w:val="Kommentarzeichen"/>
        </w:rPr>
        <w:annotationRef/>
      </w:r>
      <w:r>
        <w:t xml:space="preserve">Dennis unter Kinect bitte die </w:t>
      </w:r>
      <w:proofErr w:type="spellStart"/>
      <w:r>
        <w:t>Inititalisierung</w:t>
      </w:r>
      <w:proofErr w:type="spellEnd"/>
      <w:r>
        <w:t xml:space="preserve"> der Kamera beschreiben.</w:t>
      </w:r>
    </w:p>
    <w:p w:rsidR="00D57BC4" w:rsidRDefault="00D57BC4">
      <w:pPr>
        <w:pStyle w:val="Kommentartext"/>
      </w:pPr>
    </w:p>
    <w:p w:rsidR="00D57BC4" w:rsidRDefault="00D57BC4">
      <w:pPr>
        <w:pStyle w:val="Kommentartext"/>
      </w:pPr>
      <w:r>
        <w:t>Hatten wir doch zusammen gemacht?!!! Weiß nicht was ich da schreiben soll..</w:t>
      </w:r>
    </w:p>
    <w:p w:rsidR="00D57BC4" w:rsidRDefault="00D57BC4">
      <w:pPr>
        <w:pStyle w:val="Kommentartext"/>
      </w:pPr>
    </w:p>
    <w:p w:rsidR="00D57BC4" w:rsidRDefault="00D57BC4">
      <w:pPr>
        <w:pStyle w:val="Kommentartext"/>
      </w:pPr>
      <w:r>
        <w:t xml:space="preserve">Gut dann machen wir das morgen gemeinsam </w:t>
      </w:r>
      <w:r>
        <w:sym w:font="Wingdings" w:char="F04A"/>
      </w:r>
      <w:r>
        <w:t xml:space="preserve"> mit Codebeispielen</w:t>
      </w:r>
    </w:p>
  </w:comment>
  <w:comment w:id="132" w:author="Karolin" w:date="2014-05-04T22:18:00Z" w:initials="K">
    <w:p w:rsidR="00D57BC4" w:rsidRDefault="00D57BC4">
      <w:pPr>
        <w:pStyle w:val="Kommentartext"/>
      </w:pPr>
      <w:r>
        <w:rPr>
          <w:rStyle w:val="Kommentarzeichen"/>
        </w:rPr>
        <w:annotationRef/>
      </w:r>
      <w:r>
        <w:t>Noch Code von getrennten Knochen einfügen</w:t>
      </w:r>
    </w:p>
  </w:comment>
  <w:comment w:id="136" w:author="Karolin" w:date="2014-05-04T22:20:00Z" w:initials="K">
    <w:p w:rsidR="00D57BC4" w:rsidRDefault="00D57BC4">
      <w:pPr>
        <w:pStyle w:val="Kommentartext"/>
      </w:pPr>
      <w:r>
        <w:rPr>
          <w:rStyle w:val="Kommentarzeichen"/>
        </w:rPr>
        <w:annotationRef/>
      </w:r>
      <w:r>
        <w:t>Beispiel im Code zeigen</w:t>
      </w:r>
    </w:p>
  </w:comment>
  <w:comment w:id="142" w:author="Karolin Edigkaufer" w:date="2014-03-16T13:46:00Z" w:initials="KE">
    <w:p w:rsidR="00D57BC4" w:rsidRDefault="00D57BC4">
      <w:pPr>
        <w:pStyle w:val="Kommentartext"/>
      </w:pPr>
      <w:r>
        <w:rPr>
          <w:rStyle w:val="Kommentarzeichen"/>
        </w:rPr>
        <w:annotationRef/>
      </w:r>
      <w:proofErr w:type="spellStart"/>
      <w:r>
        <w:t>Evtl</w:t>
      </w:r>
      <w:proofErr w:type="spellEnd"/>
      <w:r>
        <w:t xml:space="preserve"> Bild</w:t>
      </w:r>
    </w:p>
  </w:comment>
  <w:comment w:id="144" w:author="Dennis" w:date="2014-05-04T22:17:00Z" w:initials="D">
    <w:p w:rsidR="00D57BC4" w:rsidRDefault="00D57BC4">
      <w:pPr>
        <w:pStyle w:val="Kommentartext"/>
      </w:pPr>
      <w:r>
        <w:rPr>
          <w:rStyle w:val="Kommentarzeichen"/>
        </w:rPr>
        <w:annotationRef/>
      </w:r>
      <w:r>
        <w:t>Evtl. eine Tabelle erstellen?? Siehe unten, wäre dann leider auch ein neues Verzeichnis, was wir oben einfügen müssten</w:t>
      </w:r>
    </w:p>
  </w:comment>
  <w:comment w:id="145" w:author="Dennis" w:date="2014-05-03T10:55:00Z" w:initials="D">
    <w:p w:rsidR="00D57BC4" w:rsidRDefault="00D57BC4">
      <w:pPr>
        <w:pStyle w:val="Kommentartext"/>
      </w:pPr>
      <w:r>
        <w:rPr>
          <w:rStyle w:val="Kommentarzeichen"/>
        </w:rPr>
        <w:annotationRef/>
      </w:r>
      <w:proofErr w:type="spellStart"/>
      <w:r>
        <w:t>ToDo</w:t>
      </w:r>
      <w:proofErr w:type="spellEnd"/>
    </w:p>
  </w:comment>
  <w:comment w:id="147" w:author="Dennis" w:date="2014-05-04T22:15:00Z" w:initials="D">
    <w:p w:rsidR="00D57BC4" w:rsidRDefault="00D57BC4">
      <w:pPr>
        <w:pStyle w:val="Kommentartext"/>
      </w:pPr>
      <w:r>
        <w:rPr>
          <w:rStyle w:val="Kommentarzeichen"/>
        </w:rPr>
        <w:annotationRef/>
      </w:r>
      <w:r>
        <w:t>Anwendungsszenario: Tanzlehrer, Physiotherapeut</w:t>
      </w:r>
    </w:p>
    <w:p w:rsidR="00D57BC4" w:rsidRDefault="00D57BC4">
      <w:pPr>
        <w:pStyle w:val="Kommentartext"/>
      </w:pPr>
    </w:p>
    <w:p w:rsidR="00D57BC4" w:rsidRDefault="00D57BC4">
      <w:pPr>
        <w:pStyle w:val="Kommentartext"/>
      </w:pPr>
      <w:r>
        <w:t xml:space="preserve">Und aufgetretene Probleme, wie man weiter machen könnte, was man beim nächsten </w:t>
      </w:r>
      <w:proofErr w:type="spellStart"/>
      <w:r>
        <w:t>ma</w:t>
      </w:r>
      <w:proofErr w:type="spellEnd"/>
      <w:r>
        <w:t xml:space="preserve"> anders machen würde etc.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6AB" w:rsidRDefault="007B26AB" w:rsidP="006731D8">
      <w:pPr>
        <w:spacing w:line="240" w:lineRule="auto"/>
        <w:rPr>
          <w:rFonts w:cs="Times New Roman"/>
        </w:rPr>
      </w:pPr>
      <w:r>
        <w:rPr>
          <w:rFonts w:cs="Times New Roman"/>
        </w:rPr>
        <w:separator/>
      </w:r>
    </w:p>
  </w:endnote>
  <w:endnote w:type="continuationSeparator" w:id="0">
    <w:p w:rsidR="007B26AB" w:rsidRDefault="007B26AB"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7F3EB754" wp14:editId="240C0F9F">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D57BC4" w:rsidRDefault="00D57BC4" w:rsidP="00CA2840">
    <w:pPr>
      <w:pStyle w:val="Fuzeile"/>
      <w:jc w:val="center"/>
    </w:pPr>
  </w:p>
  <w:p w:rsidR="00D57BC4" w:rsidRPr="00535669" w:rsidRDefault="00D57BC4"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824953">
      <w:rPr>
        <w:noProof/>
        <w:color w:val="A6A6A6" w:themeColor="background1" w:themeShade="A6"/>
      </w:rPr>
      <w:t>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027F3730" wp14:editId="6574CDC7">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D57BC4" w:rsidRDefault="00D57BC4" w:rsidP="00CA2840">
    <w:pPr>
      <w:pStyle w:val="Fuzeile"/>
      <w:jc w:val="center"/>
    </w:pPr>
  </w:p>
  <w:p w:rsidR="00D57BC4" w:rsidRPr="00535669" w:rsidRDefault="00D57BC4"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824953">
      <w:rPr>
        <w:noProof/>
        <w:color w:val="A6A6A6" w:themeColor="background1" w:themeShade="A6"/>
      </w:rPr>
      <w:t>34</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D57BC4" w:rsidRDefault="00D57BC4" w:rsidP="00CA2840">
    <w:pPr>
      <w:pStyle w:val="Fuzeile"/>
      <w:jc w:val="center"/>
    </w:pPr>
  </w:p>
  <w:p w:rsidR="00D57BC4" w:rsidRPr="00535669" w:rsidRDefault="00D57BC4"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824953">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6AB" w:rsidRDefault="007B26AB" w:rsidP="006731D8">
      <w:pPr>
        <w:spacing w:line="240" w:lineRule="auto"/>
        <w:rPr>
          <w:rFonts w:cs="Times New Roman"/>
        </w:rPr>
      </w:pPr>
      <w:r>
        <w:rPr>
          <w:rFonts w:cs="Times New Roman"/>
        </w:rPr>
        <w:separator/>
      </w:r>
    </w:p>
  </w:footnote>
  <w:footnote w:type="continuationSeparator" w:id="0">
    <w:p w:rsidR="007B26AB" w:rsidRDefault="007B26AB"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D57BC4" w:rsidRDefault="00D57BC4"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D57BC4" w:rsidRPr="00DF56CD" w:rsidRDefault="00D57BC4"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37A01ECC" wp14:editId="14CA46C9">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Pr="00DF56CD" w:rsidRDefault="00D57BC4" w:rsidP="00F815B5">
    <w:pPr>
      <w:pStyle w:val="Kopfzeile"/>
      <w:jc w:val="center"/>
    </w:pPr>
    <w:r>
      <w:rPr>
        <w:noProof/>
      </w:rPr>
      <w:drawing>
        <wp:anchor distT="0" distB="0" distL="114300" distR="114300" simplePos="0" relativeHeight="251681280" behindDoc="0" locked="0" layoutInCell="1" allowOverlap="1" wp14:anchorId="7DC01535" wp14:editId="4CFA9946">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Pr="00CC262D" w:rsidRDefault="00D57BC4"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5CDC4028" wp14:editId="08962111">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r w:rsidR="007B26AB">
      <w:fldChar w:fldCharType="begin"/>
    </w:r>
    <w:r w:rsidR="007B26AB">
      <w:instrText xml:space="preserve"> STYLEREF  "Überschrift 1"  \* MERGEFORMAT </w:instrText>
    </w:r>
    <w:r w:rsidR="007B26AB">
      <w:fldChar w:fldCharType="separate"/>
    </w:r>
    <w:r w:rsidR="00824953">
      <w:rPr>
        <w:noProof/>
      </w:rPr>
      <w:t>Umsetzung</w:t>
    </w:r>
    <w:r w:rsidR="007B26AB">
      <w:rPr>
        <w:noProof/>
      </w:rPr>
      <w:fldChar w:fldCharType="end"/>
    </w:r>
    <w:bookmarkStart w:id="148" w:name="_Toc262116031"/>
    <w:bookmarkEnd w:id="148"/>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BC4" w:rsidRDefault="00D57BC4"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D57BC4" w:rsidRPr="00CC262D" w:rsidRDefault="00D57BC4"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0">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9">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19"/>
  </w:num>
  <w:num w:numId="4">
    <w:abstractNumId w:val="1"/>
  </w:num>
  <w:num w:numId="5">
    <w:abstractNumId w:val="21"/>
  </w:num>
  <w:num w:numId="6">
    <w:abstractNumId w:val="2"/>
    <w:lvlOverride w:ilvl="1">
      <w:startOverride w:val="1"/>
    </w:lvlOverride>
  </w:num>
  <w:num w:numId="7">
    <w:abstractNumId w:val="2"/>
    <w:lvlOverride w:ilvl="1">
      <w:startOverride w:val="2"/>
    </w:lvlOverride>
  </w:num>
  <w:num w:numId="8">
    <w:abstractNumId w:val="15"/>
  </w:num>
  <w:num w:numId="9">
    <w:abstractNumId w:val="15"/>
  </w:num>
  <w:num w:numId="10">
    <w:abstractNumId w:val="15"/>
  </w:num>
  <w:num w:numId="11">
    <w:abstractNumId w:val="15"/>
  </w:num>
  <w:num w:numId="12">
    <w:abstractNumId w:val="15"/>
  </w:num>
  <w:num w:numId="13">
    <w:abstractNumId w:val="15"/>
  </w:num>
  <w:num w:numId="14">
    <w:abstractNumId w:val="22"/>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1"/>
  </w:num>
  <w:num w:numId="23">
    <w:abstractNumId w:val="6"/>
  </w:num>
  <w:num w:numId="24">
    <w:abstractNumId w:val="18"/>
  </w:num>
  <w:num w:numId="25">
    <w:abstractNumId w:val="9"/>
  </w:num>
  <w:num w:numId="26">
    <w:abstractNumId w:val="5"/>
  </w:num>
  <w:num w:numId="27">
    <w:abstractNumId w:val="17"/>
  </w:num>
  <w:num w:numId="28">
    <w:abstractNumId w:val="20"/>
  </w:num>
  <w:num w:numId="29">
    <w:abstractNumId w:val="15"/>
  </w:num>
  <w:num w:numId="30">
    <w:abstractNumId w:val="15"/>
  </w:num>
  <w:num w:numId="31">
    <w:abstractNumId w:val="15"/>
  </w:num>
  <w:num w:numId="32">
    <w:abstractNumId w:val="10"/>
  </w:num>
  <w:num w:numId="33">
    <w:abstractNumId w:val="7"/>
  </w:num>
  <w:num w:numId="34">
    <w:abstractNumId w:val="4"/>
  </w:num>
  <w:num w:numId="35">
    <w:abstractNumId w:val="0"/>
  </w:num>
  <w:num w:numId="36">
    <w:abstractNumId w:val="16"/>
  </w:num>
  <w:num w:numId="37">
    <w:abstractNumId w:val="8"/>
  </w:num>
  <w:num w:numId="38">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0E25"/>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62B3"/>
    <w:rsid w:val="000C62D4"/>
    <w:rsid w:val="000C66B2"/>
    <w:rsid w:val="000D06AB"/>
    <w:rsid w:val="000D1CCE"/>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266E"/>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1B2"/>
    <w:rsid w:val="001D533F"/>
    <w:rsid w:val="001D6727"/>
    <w:rsid w:val="001D696F"/>
    <w:rsid w:val="001E0F26"/>
    <w:rsid w:val="001E1352"/>
    <w:rsid w:val="001E2711"/>
    <w:rsid w:val="001E3C7A"/>
    <w:rsid w:val="001E68E5"/>
    <w:rsid w:val="001F2BA8"/>
    <w:rsid w:val="001F323E"/>
    <w:rsid w:val="001F3334"/>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6F2C"/>
    <w:rsid w:val="003F7F7E"/>
    <w:rsid w:val="004001B4"/>
    <w:rsid w:val="004015FB"/>
    <w:rsid w:val="00403DAF"/>
    <w:rsid w:val="004040D0"/>
    <w:rsid w:val="00404C4B"/>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4E8B"/>
    <w:rsid w:val="00506862"/>
    <w:rsid w:val="005073DA"/>
    <w:rsid w:val="00507C28"/>
    <w:rsid w:val="00513DF4"/>
    <w:rsid w:val="00515AE0"/>
    <w:rsid w:val="00516C09"/>
    <w:rsid w:val="00516DD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4661"/>
    <w:rsid w:val="005F5AA9"/>
    <w:rsid w:val="005F5CF1"/>
    <w:rsid w:val="005F6D25"/>
    <w:rsid w:val="005F7783"/>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21F1"/>
    <w:rsid w:val="00642858"/>
    <w:rsid w:val="006441D1"/>
    <w:rsid w:val="006444DD"/>
    <w:rsid w:val="0064795B"/>
    <w:rsid w:val="00647A48"/>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446C"/>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32A0"/>
    <w:rsid w:val="007948D9"/>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0C01"/>
    <w:rsid w:val="007B118A"/>
    <w:rsid w:val="007B21BC"/>
    <w:rsid w:val="007B26AB"/>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C6C39"/>
    <w:rsid w:val="007D0773"/>
    <w:rsid w:val="007D08F5"/>
    <w:rsid w:val="007D0A2B"/>
    <w:rsid w:val="007D1AAB"/>
    <w:rsid w:val="007D2924"/>
    <w:rsid w:val="007D2D9A"/>
    <w:rsid w:val="007D3131"/>
    <w:rsid w:val="007D38E6"/>
    <w:rsid w:val="007D4CC1"/>
    <w:rsid w:val="007D7588"/>
    <w:rsid w:val="007E29EF"/>
    <w:rsid w:val="007E3697"/>
    <w:rsid w:val="007E44D0"/>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4953"/>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413"/>
    <w:rsid w:val="0086270D"/>
    <w:rsid w:val="00864059"/>
    <w:rsid w:val="00864A67"/>
    <w:rsid w:val="0086547C"/>
    <w:rsid w:val="00865A3A"/>
    <w:rsid w:val="0087022F"/>
    <w:rsid w:val="00872A12"/>
    <w:rsid w:val="00872ED6"/>
    <w:rsid w:val="00873DE6"/>
    <w:rsid w:val="008758B1"/>
    <w:rsid w:val="008779F1"/>
    <w:rsid w:val="00882254"/>
    <w:rsid w:val="008828A4"/>
    <w:rsid w:val="00883338"/>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1B06"/>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6D1"/>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3152"/>
    <w:rsid w:val="009C36BB"/>
    <w:rsid w:val="009C3A45"/>
    <w:rsid w:val="009C79D9"/>
    <w:rsid w:val="009D1EAE"/>
    <w:rsid w:val="009D26CD"/>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5C5B"/>
    <w:rsid w:val="00A86057"/>
    <w:rsid w:val="00A86B79"/>
    <w:rsid w:val="00A87A68"/>
    <w:rsid w:val="00A90A5E"/>
    <w:rsid w:val="00A912C3"/>
    <w:rsid w:val="00A9156C"/>
    <w:rsid w:val="00A92540"/>
    <w:rsid w:val="00A9417C"/>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39F9"/>
    <w:rsid w:val="00AE41AC"/>
    <w:rsid w:val="00AF0590"/>
    <w:rsid w:val="00AF069F"/>
    <w:rsid w:val="00AF075D"/>
    <w:rsid w:val="00AF1128"/>
    <w:rsid w:val="00AF11E6"/>
    <w:rsid w:val="00AF2340"/>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4FF"/>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A6A"/>
    <w:rsid w:val="00C84178"/>
    <w:rsid w:val="00C84B33"/>
    <w:rsid w:val="00C87D90"/>
    <w:rsid w:val="00C91825"/>
    <w:rsid w:val="00C92C7D"/>
    <w:rsid w:val="00C93C03"/>
    <w:rsid w:val="00C94738"/>
    <w:rsid w:val="00C95E35"/>
    <w:rsid w:val="00C95FFE"/>
    <w:rsid w:val="00C96B67"/>
    <w:rsid w:val="00C96FEF"/>
    <w:rsid w:val="00C978C0"/>
    <w:rsid w:val="00CA061F"/>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CED"/>
    <w:rsid w:val="00CC4380"/>
    <w:rsid w:val="00CC477B"/>
    <w:rsid w:val="00CC4CF1"/>
    <w:rsid w:val="00CC53FE"/>
    <w:rsid w:val="00CC6D96"/>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17CC"/>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3CBC"/>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BC4"/>
    <w:rsid w:val="00D57D76"/>
    <w:rsid w:val="00D57F1C"/>
    <w:rsid w:val="00D60DFC"/>
    <w:rsid w:val="00D61D62"/>
    <w:rsid w:val="00D63B9B"/>
    <w:rsid w:val="00D6573A"/>
    <w:rsid w:val="00D665C9"/>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873F0"/>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37E7B"/>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40CB"/>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7D1"/>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28</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29</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24</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26</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25</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27</b:RefOrder>
  </b:Source>
  <b:Source>
    <b:Tag>AlC14</b:Tag>
    <b:SourceType>InternetSite</b:SourceType>
    <b:Guid>{5CD6826E-7CC1-4AEC-B7D2-A823E33CBC2C}</b:Guid>
    <b:Author>
      <b:Author>
        <b:Corporate>Aldebaran Commuity</b:Corporate>
      </b:Author>
    </b:Author>
    <b:YearAccessed>2014</b:YearAccessed>
    <b:MonthAccessed>Mai</b:MonthAccessed>
    <b:DayAccessed>05</b:DayAccessed>
    <b:URL>https://community.aldebaran-robotics.com/doc/1-14/dev/sdk.html</b:URL>
    <b:RefOrder>23</b:RefOrder>
  </b:Source>
</b:Sources>
</file>

<file path=customXml/itemProps1.xml><?xml version="1.0" encoding="utf-8"?>
<ds:datastoreItem xmlns:ds="http://schemas.openxmlformats.org/officeDocument/2006/customXml" ds:itemID="{56C318C4-960B-4B51-A748-AC249913F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8217</Words>
  <Characters>51770</Characters>
  <Application>Microsoft Office Word</Application>
  <DocSecurity>0</DocSecurity>
  <Lines>431</Lines>
  <Paragraphs>119</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59868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Dennis</cp:lastModifiedBy>
  <cp:revision>216</cp:revision>
  <cp:lastPrinted>2013-09-09T13:41:00Z</cp:lastPrinted>
  <dcterms:created xsi:type="dcterms:W3CDTF">2014-03-05T14:31:00Z</dcterms:created>
  <dcterms:modified xsi:type="dcterms:W3CDTF">2014-05-06T08:49:00Z</dcterms:modified>
</cp:coreProperties>
</file>