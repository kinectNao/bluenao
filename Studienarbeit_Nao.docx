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8.jpg" ContentType="image/png"/>
  <Override PartName="/word/media/image10.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483620"/>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483621"/>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041E9A"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483600" w:history="1">
        <w:r w:rsidR="00041E9A" w:rsidRPr="00F031FD">
          <w:rPr>
            <w:rStyle w:val="Hyperlink"/>
            <w:noProof/>
          </w:rPr>
          <w:t>Abb. 1: Die Sensoren der Kinect [8]</w:t>
        </w:r>
        <w:r w:rsidR="00041E9A">
          <w:rPr>
            <w:noProof/>
            <w:webHidden/>
          </w:rPr>
          <w:tab/>
        </w:r>
        <w:r w:rsidR="00041E9A">
          <w:rPr>
            <w:noProof/>
            <w:webHidden/>
          </w:rPr>
          <w:fldChar w:fldCharType="begin"/>
        </w:r>
        <w:r w:rsidR="00041E9A">
          <w:rPr>
            <w:noProof/>
            <w:webHidden/>
          </w:rPr>
          <w:instrText xml:space="preserve"> PAGEREF _Toc386483600 \h </w:instrText>
        </w:r>
        <w:r w:rsidR="00041E9A">
          <w:rPr>
            <w:noProof/>
            <w:webHidden/>
          </w:rPr>
        </w:r>
        <w:r w:rsidR="00041E9A">
          <w:rPr>
            <w:noProof/>
            <w:webHidden/>
          </w:rPr>
          <w:fldChar w:fldCharType="separate"/>
        </w:r>
        <w:r w:rsidR="00041E9A">
          <w:rPr>
            <w:noProof/>
            <w:webHidden/>
          </w:rPr>
          <w:t>4</w:t>
        </w:r>
        <w:r w:rsidR="00041E9A">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1" w:history="1">
        <w:r w:rsidRPr="00F031FD">
          <w:rPr>
            <w:rStyle w:val="Hyperlink"/>
            <w:noProof/>
          </w:rPr>
          <w:t>Abb. 2: Skeleton mit 20 Punkten [9]</w:t>
        </w:r>
        <w:r>
          <w:rPr>
            <w:noProof/>
            <w:webHidden/>
          </w:rPr>
          <w:tab/>
        </w:r>
        <w:r>
          <w:rPr>
            <w:noProof/>
            <w:webHidden/>
          </w:rPr>
          <w:fldChar w:fldCharType="begin"/>
        </w:r>
        <w:r>
          <w:rPr>
            <w:noProof/>
            <w:webHidden/>
          </w:rPr>
          <w:instrText xml:space="preserve"> PAGEREF _Toc386483601 \h </w:instrText>
        </w:r>
        <w:r>
          <w:rPr>
            <w:noProof/>
            <w:webHidden/>
          </w:rPr>
        </w:r>
        <w:r>
          <w:rPr>
            <w:noProof/>
            <w:webHidden/>
          </w:rPr>
          <w:fldChar w:fldCharType="separate"/>
        </w:r>
        <w:r>
          <w:rPr>
            <w:noProof/>
            <w:webHidden/>
          </w:rPr>
          <w:t>5</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2" w:history="1">
        <w:r w:rsidRPr="00F031FD">
          <w:rPr>
            <w:rStyle w:val="Hyperlink"/>
            <w:noProof/>
          </w:rPr>
          <w:t>Abb. 3: Kinect Developer Toolkit</w:t>
        </w:r>
        <w:r>
          <w:rPr>
            <w:noProof/>
            <w:webHidden/>
          </w:rPr>
          <w:tab/>
        </w:r>
        <w:r>
          <w:rPr>
            <w:noProof/>
            <w:webHidden/>
          </w:rPr>
          <w:fldChar w:fldCharType="begin"/>
        </w:r>
        <w:r>
          <w:rPr>
            <w:noProof/>
            <w:webHidden/>
          </w:rPr>
          <w:instrText xml:space="preserve"> PAGEREF _Toc386483602 \h </w:instrText>
        </w:r>
        <w:r>
          <w:rPr>
            <w:noProof/>
            <w:webHidden/>
          </w:rPr>
        </w:r>
        <w:r>
          <w:rPr>
            <w:noProof/>
            <w:webHidden/>
          </w:rPr>
          <w:fldChar w:fldCharType="separate"/>
        </w:r>
        <w:r>
          <w:rPr>
            <w:noProof/>
            <w:webHidden/>
          </w:rPr>
          <w:t>7</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3" w:history="1">
        <w:r w:rsidRPr="00F031FD">
          <w:rPr>
            <w:rStyle w:val="Hyperlink"/>
            <w:noProof/>
          </w:rPr>
          <w:t>Abb. 4: Roll - Nick - Gier - Winkel / Roll - Pitch - Yaw - Winkel [15]</w:t>
        </w:r>
        <w:r>
          <w:rPr>
            <w:noProof/>
            <w:webHidden/>
          </w:rPr>
          <w:tab/>
        </w:r>
        <w:r>
          <w:rPr>
            <w:noProof/>
            <w:webHidden/>
          </w:rPr>
          <w:fldChar w:fldCharType="begin"/>
        </w:r>
        <w:r>
          <w:rPr>
            <w:noProof/>
            <w:webHidden/>
          </w:rPr>
          <w:instrText xml:space="preserve"> PAGEREF _Toc386483603 \h </w:instrText>
        </w:r>
        <w:r>
          <w:rPr>
            <w:noProof/>
            <w:webHidden/>
          </w:rPr>
        </w:r>
        <w:r>
          <w:rPr>
            <w:noProof/>
            <w:webHidden/>
          </w:rPr>
          <w:fldChar w:fldCharType="separate"/>
        </w:r>
        <w:r>
          <w:rPr>
            <w:noProof/>
            <w:webHidden/>
          </w:rPr>
          <w:t>8</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4" w:history="1">
        <w:r w:rsidRPr="00F031FD">
          <w:rPr>
            <w:rStyle w:val="Hyperlink"/>
            <w:noProof/>
          </w:rPr>
          <w:t>Abb. 5: Die Lage der Motoren beim Nao [14]</w:t>
        </w:r>
        <w:r>
          <w:rPr>
            <w:noProof/>
            <w:webHidden/>
          </w:rPr>
          <w:tab/>
        </w:r>
        <w:r>
          <w:rPr>
            <w:noProof/>
            <w:webHidden/>
          </w:rPr>
          <w:fldChar w:fldCharType="begin"/>
        </w:r>
        <w:r>
          <w:rPr>
            <w:noProof/>
            <w:webHidden/>
          </w:rPr>
          <w:instrText xml:space="preserve"> PAGEREF _Toc386483604 \h </w:instrText>
        </w:r>
        <w:r>
          <w:rPr>
            <w:noProof/>
            <w:webHidden/>
          </w:rPr>
        </w:r>
        <w:r>
          <w:rPr>
            <w:noProof/>
            <w:webHidden/>
          </w:rPr>
          <w:fldChar w:fldCharType="separate"/>
        </w:r>
        <w:r>
          <w:rPr>
            <w:noProof/>
            <w:webHidden/>
          </w:rPr>
          <w:t>11</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5" w:history="1">
        <w:r w:rsidRPr="00F031FD">
          <w:rPr>
            <w:rStyle w:val="Hyperlink"/>
            <w:noProof/>
          </w:rPr>
          <w:t>Abb. 6: Die Hardwarekomponenten des Nao [15]</w:t>
        </w:r>
        <w:r>
          <w:rPr>
            <w:noProof/>
            <w:webHidden/>
          </w:rPr>
          <w:tab/>
        </w:r>
        <w:r>
          <w:rPr>
            <w:noProof/>
            <w:webHidden/>
          </w:rPr>
          <w:fldChar w:fldCharType="begin"/>
        </w:r>
        <w:r>
          <w:rPr>
            <w:noProof/>
            <w:webHidden/>
          </w:rPr>
          <w:instrText xml:space="preserve"> PAGEREF _Toc386483605 \h </w:instrText>
        </w:r>
        <w:r>
          <w:rPr>
            <w:noProof/>
            <w:webHidden/>
          </w:rPr>
        </w:r>
        <w:r>
          <w:rPr>
            <w:noProof/>
            <w:webHidden/>
          </w:rPr>
          <w:fldChar w:fldCharType="separate"/>
        </w:r>
        <w:r>
          <w:rPr>
            <w:noProof/>
            <w:webHidden/>
          </w:rPr>
          <w:t>12</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6" w:history="1">
        <w:r w:rsidRPr="00F031FD">
          <w:rPr>
            <w:rStyle w:val="Hyperlink"/>
            <w:noProof/>
          </w:rPr>
          <w:t>Abb. 7: Nao Software</w:t>
        </w:r>
        <w:r>
          <w:rPr>
            <w:noProof/>
            <w:webHidden/>
          </w:rPr>
          <w:tab/>
        </w:r>
        <w:r>
          <w:rPr>
            <w:noProof/>
            <w:webHidden/>
          </w:rPr>
          <w:fldChar w:fldCharType="begin"/>
        </w:r>
        <w:r>
          <w:rPr>
            <w:noProof/>
            <w:webHidden/>
          </w:rPr>
          <w:instrText xml:space="preserve"> PAGEREF _Toc386483606 \h </w:instrText>
        </w:r>
        <w:r>
          <w:rPr>
            <w:noProof/>
            <w:webHidden/>
          </w:rPr>
        </w:r>
        <w:r>
          <w:rPr>
            <w:noProof/>
            <w:webHidden/>
          </w:rPr>
          <w:fldChar w:fldCharType="separate"/>
        </w:r>
        <w:r>
          <w:rPr>
            <w:noProof/>
            <w:webHidden/>
          </w:rPr>
          <w:t>13</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7" w:history="1">
        <w:r w:rsidRPr="00F031FD">
          <w:rPr>
            <w:rStyle w:val="Hyperlink"/>
            <w:noProof/>
          </w:rPr>
          <w:t>Abb. 8: Choreographe</w:t>
        </w:r>
        <w:r>
          <w:rPr>
            <w:noProof/>
            <w:webHidden/>
          </w:rPr>
          <w:tab/>
        </w:r>
        <w:r>
          <w:rPr>
            <w:noProof/>
            <w:webHidden/>
          </w:rPr>
          <w:fldChar w:fldCharType="begin"/>
        </w:r>
        <w:r>
          <w:rPr>
            <w:noProof/>
            <w:webHidden/>
          </w:rPr>
          <w:instrText xml:space="preserve"> PAGEREF _Toc386483607 \h </w:instrText>
        </w:r>
        <w:r>
          <w:rPr>
            <w:noProof/>
            <w:webHidden/>
          </w:rPr>
        </w:r>
        <w:r>
          <w:rPr>
            <w:noProof/>
            <w:webHidden/>
          </w:rPr>
          <w:fldChar w:fldCharType="separate"/>
        </w:r>
        <w:r>
          <w:rPr>
            <w:noProof/>
            <w:webHidden/>
          </w:rPr>
          <w:t>14</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8" w:history="1">
        <w:r w:rsidRPr="00F031FD">
          <w:rPr>
            <w:rStyle w:val="Hyperlink"/>
            <w:noProof/>
          </w:rPr>
          <w:t>Abb. 9: Nao Programmiersprachen</w:t>
        </w:r>
        <w:r>
          <w:rPr>
            <w:noProof/>
            <w:webHidden/>
          </w:rPr>
          <w:tab/>
        </w:r>
        <w:r>
          <w:rPr>
            <w:noProof/>
            <w:webHidden/>
          </w:rPr>
          <w:fldChar w:fldCharType="begin"/>
        </w:r>
        <w:r>
          <w:rPr>
            <w:noProof/>
            <w:webHidden/>
          </w:rPr>
          <w:instrText xml:space="preserve"> PAGEREF _Toc386483608 \h </w:instrText>
        </w:r>
        <w:r>
          <w:rPr>
            <w:noProof/>
            <w:webHidden/>
          </w:rPr>
        </w:r>
        <w:r>
          <w:rPr>
            <w:noProof/>
            <w:webHidden/>
          </w:rPr>
          <w:fldChar w:fldCharType="separate"/>
        </w:r>
        <w:r>
          <w:rPr>
            <w:noProof/>
            <w:webHidden/>
          </w:rPr>
          <w:t>15</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09" w:history="1">
        <w:r w:rsidRPr="00F031FD">
          <w:rPr>
            <w:rStyle w:val="Hyperlink"/>
            <w:noProof/>
          </w:rPr>
          <w:t>Abb. 10: Nao Bibliothek nutzen</w:t>
        </w:r>
        <w:r>
          <w:rPr>
            <w:noProof/>
            <w:webHidden/>
          </w:rPr>
          <w:tab/>
        </w:r>
        <w:r>
          <w:rPr>
            <w:noProof/>
            <w:webHidden/>
          </w:rPr>
          <w:fldChar w:fldCharType="begin"/>
        </w:r>
        <w:r>
          <w:rPr>
            <w:noProof/>
            <w:webHidden/>
          </w:rPr>
          <w:instrText xml:space="preserve"> PAGEREF _Toc386483609 \h </w:instrText>
        </w:r>
        <w:r>
          <w:rPr>
            <w:noProof/>
            <w:webHidden/>
          </w:rPr>
        </w:r>
        <w:r>
          <w:rPr>
            <w:noProof/>
            <w:webHidden/>
          </w:rPr>
          <w:fldChar w:fldCharType="separate"/>
        </w:r>
        <w:r>
          <w:rPr>
            <w:noProof/>
            <w:webHidden/>
          </w:rPr>
          <w:t>15</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0" w:history="1">
        <w:r w:rsidRPr="00F031FD">
          <w:rPr>
            <w:rStyle w:val="Hyperlink"/>
            <w:noProof/>
          </w:rPr>
          <w:t>Abb. 11: Threads aus Nutzersicht [24]</w:t>
        </w:r>
        <w:r>
          <w:rPr>
            <w:noProof/>
            <w:webHidden/>
          </w:rPr>
          <w:tab/>
        </w:r>
        <w:r>
          <w:rPr>
            <w:noProof/>
            <w:webHidden/>
          </w:rPr>
          <w:fldChar w:fldCharType="begin"/>
        </w:r>
        <w:r>
          <w:rPr>
            <w:noProof/>
            <w:webHidden/>
          </w:rPr>
          <w:instrText xml:space="preserve"> PAGEREF _Toc386483610 \h </w:instrText>
        </w:r>
        <w:r>
          <w:rPr>
            <w:noProof/>
            <w:webHidden/>
          </w:rPr>
        </w:r>
        <w:r>
          <w:rPr>
            <w:noProof/>
            <w:webHidden/>
          </w:rPr>
          <w:fldChar w:fldCharType="separate"/>
        </w:r>
        <w:r>
          <w:rPr>
            <w:noProof/>
            <w:webHidden/>
          </w:rPr>
          <w:t>16</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1" w:history="1">
        <w:r w:rsidRPr="00F031FD">
          <w:rPr>
            <w:rStyle w:val="Hyperlink"/>
            <w:noProof/>
          </w:rPr>
          <w:t>Abb. 12: Threads im Vergleich zu Prozessen [25]</w:t>
        </w:r>
        <w:r>
          <w:rPr>
            <w:noProof/>
            <w:webHidden/>
          </w:rPr>
          <w:tab/>
        </w:r>
        <w:r>
          <w:rPr>
            <w:noProof/>
            <w:webHidden/>
          </w:rPr>
          <w:fldChar w:fldCharType="begin"/>
        </w:r>
        <w:r>
          <w:rPr>
            <w:noProof/>
            <w:webHidden/>
          </w:rPr>
          <w:instrText xml:space="preserve"> PAGEREF _Toc386483611 \h </w:instrText>
        </w:r>
        <w:r>
          <w:rPr>
            <w:noProof/>
            <w:webHidden/>
          </w:rPr>
        </w:r>
        <w:r>
          <w:rPr>
            <w:noProof/>
            <w:webHidden/>
          </w:rPr>
          <w:fldChar w:fldCharType="separate"/>
        </w:r>
        <w:r>
          <w:rPr>
            <w:noProof/>
            <w:webHidden/>
          </w:rPr>
          <w:t>17</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2" w:history="1">
        <w:r w:rsidRPr="00F031FD">
          <w:rPr>
            <w:rStyle w:val="Hyperlink"/>
            <w:noProof/>
          </w:rPr>
          <w:t>Abb. 13: Zustände von Threads [25]</w:t>
        </w:r>
        <w:r>
          <w:rPr>
            <w:noProof/>
            <w:webHidden/>
          </w:rPr>
          <w:tab/>
        </w:r>
        <w:r>
          <w:rPr>
            <w:noProof/>
            <w:webHidden/>
          </w:rPr>
          <w:fldChar w:fldCharType="begin"/>
        </w:r>
        <w:r>
          <w:rPr>
            <w:noProof/>
            <w:webHidden/>
          </w:rPr>
          <w:instrText xml:space="preserve"> PAGEREF _Toc386483612 \h </w:instrText>
        </w:r>
        <w:r>
          <w:rPr>
            <w:noProof/>
            <w:webHidden/>
          </w:rPr>
        </w:r>
        <w:r>
          <w:rPr>
            <w:noProof/>
            <w:webHidden/>
          </w:rPr>
          <w:fldChar w:fldCharType="separate"/>
        </w:r>
        <w:r>
          <w:rPr>
            <w:noProof/>
            <w:webHidden/>
          </w:rPr>
          <w:t>18</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3" w:history="1">
        <w:r w:rsidRPr="00F031FD">
          <w:rPr>
            <w:rStyle w:val="Hyperlink"/>
            <w:noProof/>
          </w:rPr>
          <w:t>Abb. 14: Code Map</w:t>
        </w:r>
        <w:r>
          <w:rPr>
            <w:noProof/>
            <w:webHidden/>
          </w:rPr>
          <w:tab/>
        </w:r>
        <w:r>
          <w:rPr>
            <w:noProof/>
            <w:webHidden/>
          </w:rPr>
          <w:fldChar w:fldCharType="begin"/>
        </w:r>
        <w:r>
          <w:rPr>
            <w:noProof/>
            <w:webHidden/>
          </w:rPr>
          <w:instrText xml:space="preserve"> PAGEREF _Toc386483613 \h </w:instrText>
        </w:r>
        <w:r>
          <w:rPr>
            <w:noProof/>
            <w:webHidden/>
          </w:rPr>
        </w:r>
        <w:r>
          <w:rPr>
            <w:noProof/>
            <w:webHidden/>
          </w:rPr>
          <w:fldChar w:fldCharType="separate"/>
        </w:r>
        <w:r>
          <w:rPr>
            <w:noProof/>
            <w:webHidden/>
          </w:rPr>
          <w:t>20</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4" w:history="1">
        <w:r w:rsidRPr="00F031FD">
          <w:rPr>
            <w:rStyle w:val="Hyperlink"/>
            <w:noProof/>
          </w:rPr>
          <w:t>Abb. 15: Programmablaufplan – erster Teil</w:t>
        </w:r>
        <w:r>
          <w:rPr>
            <w:noProof/>
            <w:webHidden/>
          </w:rPr>
          <w:tab/>
        </w:r>
        <w:r>
          <w:rPr>
            <w:noProof/>
            <w:webHidden/>
          </w:rPr>
          <w:fldChar w:fldCharType="begin"/>
        </w:r>
        <w:r>
          <w:rPr>
            <w:noProof/>
            <w:webHidden/>
          </w:rPr>
          <w:instrText xml:space="preserve"> PAGEREF _Toc386483614 \h </w:instrText>
        </w:r>
        <w:r>
          <w:rPr>
            <w:noProof/>
            <w:webHidden/>
          </w:rPr>
        </w:r>
        <w:r>
          <w:rPr>
            <w:noProof/>
            <w:webHidden/>
          </w:rPr>
          <w:fldChar w:fldCharType="separate"/>
        </w:r>
        <w:r>
          <w:rPr>
            <w:noProof/>
            <w:webHidden/>
          </w:rPr>
          <w:t>23</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5" w:history="1">
        <w:r w:rsidRPr="00F031FD">
          <w:rPr>
            <w:rStyle w:val="Hyperlink"/>
            <w:noProof/>
          </w:rPr>
          <w:t>Abb. 16: Programmablaufplan – zweiter Teil</w:t>
        </w:r>
        <w:r>
          <w:rPr>
            <w:noProof/>
            <w:webHidden/>
          </w:rPr>
          <w:tab/>
        </w:r>
        <w:r>
          <w:rPr>
            <w:noProof/>
            <w:webHidden/>
          </w:rPr>
          <w:fldChar w:fldCharType="begin"/>
        </w:r>
        <w:r>
          <w:rPr>
            <w:noProof/>
            <w:webHidden/>
          </w:rPr>
          <w:instrText xml:space="preserve"> PAGEREF _Toc386483615 \h </w:instrText>
        </w:r>
        <w:r>
          <w:rPr>
            <w:noProof/>
            <w:webHidden/>
          </w:rPr>
        </w:r>
        <w:r>
          <w:rPr>
            <w:noProof/>
            <w:webHidden/>
          </w:rPr>
          <w:fldChar w:fldCharType="separate"/>
        </w:r>
        <w:r>
          <w:rPr>
            <w:noProof/>
            <w:webHidden/>
          </w:rPr>
          <w:t>25</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6" w:history="1">
        <w:r w:rsidRPr="00F031FD">
          <w:rPr>
            <w:rStyle w:val="Hyperlink"/>
            <w:noProof/>
          </w:rPr>
          <w:t>Abb. 17: GUI zum Spiel</w:t>
        </w:r>
        <w:r>
          <w:rPr>
            <w:noProof/>
            <w:webHidden/>
          </w:rPr>
          <w:tab/>
        </w:r>
        <w:r>
          <w:rPr>
            <w:noProof/>
            <w:webHidden/>
          </w:rPr>
          <w:fldChar w:fldCharType="begin"/>
        </w:r>
        <w:r>
          <w:rPr>
            <w:noProof/>
            <w:webHidden/>
          </w:rPr>
          <w:instrText xml:space="preserve"> PAGEREF _Toc386483616 \h </w:instrText>
        </w:r>
        <w:r>
          <w:rPr>
            <w:noProof/>
            <w:webHidden/>
          </w:rPr>
        </w:r>
        <w:r>
          <w:rPr>
            <w:noProof/>
            <w:webHidden/>
          </w:rPr>
          <w:fldChar w:fldCharType="separate"/>
        </w:r>
        <w:r>
          <w:rPr>
            <w:noProof/>
            <w:webHidden/>
          </w:rPr>
          <w:t>33</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483622"/>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041E9A"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483617" w:history="1">
        <w:r w:rsidR="00041E9A" w:rsidRPr="00906BE9">
          <w:rPr>
            <w:rStyle w:val="Hyperlink"/>
            <w:noProof/>
          </w:rPr>
          <w:t>Code 1: Thread</w:t>
        </w:r>
        <w:r w:rsidR="00041E9A">
          <w:rPr>
            <w:noProof/>
            <w:webHidden/>
          </w:rPr>
          <w:tab/>
        </w:r>
        <w:r w:rsidR="00041E9A">
          <w:rPr>
            <w:noProof/>
            <w:webHidden/>
          </w:rPr>
          <w:fldChar w:fldCharType="begin"/>
        </w:r>
        <w:r w:rsidR="00041E9A">
          <w:rPr>
            <w:noProof/>
            <w:webHidden/>
          </w:rPr>
          <w:instrText xml:space="preserve"> PAGEREF _Toc386483617 \h </w:instrText>
        </w:r>
        <w:r w:rsidR="00041E9A">
          <w:rPr>
            <w:noProof/>
            <w:webHidden/>
          </w:rPr>
        </w:r>
        <w:r w:rsidR="00041E9A">
          <w:rPr>
            <w:noProof/>
            <w:webHidden/>
          </w:rPr>
          <w:fldChar w:fldCharType="separate"/>
        </w:r>
        <w:r w:rsidR="00041E9A">
          <w:rPr>
            <w:noProof/>
            <w:webHidden/>
          </w:rPr>
          <w:t>27</w:t>
        </w:r>
        <w:r w:rsidR="00041E9A">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8" w:history="1">
        <w:r w:rsidRPr="00906BE9">
          <w:rPr>
            <w:rStyle w:val="Hyperlink"/>
            <w:noProof/>
          </w:rPr>
          <w:t>Code 2: Thread 2</w:t>
        </w:r>
        <w:r>
          <w:rPr>
            <w:noProof/>
            <w:webHidden/>
          </w:rPr>
          <w:tab/>
        </w:r>
        <w:r>
          <w:rPr>
            <w:noProof/>
            <w:webHidden/>
          </w:rPr>
          <w:fldChar w:fldCharType="begin"/>
        </w:r>
        <w:r>
          <w:rPr>
            <w:noProof/>
            <w:webHidden/>
          </w:rPr>
          <w:instrText xml:space="preserve"> PAGEREF _Toc386483618 \h </w:instrText>
        </w:r>
        <w:r>
          <w:rPr>
            <w:noProof/>
            <w:webHidden/>
          </w:rPr>
        </w:r>
        <w:r>
          <w:rPr>
            <w:noProof/>
            <w:webHidden/>
          </w:rPr>
          <w:fldChar w:fldCharType="separate"/>
        </w:r>
        <w:r>
          <w:rPr>
            <w:noProof/>
            <w:webHidden/>
          </w:rPr>
          <w:t>28</w:t>
        </w:r>
        <w:r>
          <w:rPr>
            <w:noProof/>
            <w:webHidden/>
          </w:rPr>
          <w:fldChar w:fldCharType="end"/>
        </w:r>
      </w:hyperlink>
    </w:p>
    <w:p w:rsidR="00041E9A" w:rsidRDefault="00041E9A">
      <w:pPr>
        <w:pStyle w:val="Abbildungsverzeichnis"/>
        <w:tabs>
          <w:tab w:val="right" w:leader="dot" w:pos="9060"/>
        </w:tabs>
        <w:rPr>
          <w:rFonts w:asciiTheme="minorHAnsi" w:eastAsiaTheme="minorEastAsia" w:hAnsiTheme="minorHAnsi" w:cstheme="minorBidi"/>
          <w:noProof/>
          <w:sz w:val="22"/>
          <w:szCs w:val="22"/>
          <w:lang w:eastAsia="de-DE"/>
        </w:rPr>
      </w:pPr>
      <w:hyperlink r:id="rId9" w:anchor="_Toc386483619" w:history="1">
        <w:r w:rsidRPr="00906BE9">
          <w:rPr>
            <w:rStyle w:val="Hyperlink"/>
            <w:noProof/>
          </w:rPr>
          <w:t>Code 3: Berechnung von zusammenhängenden Knochen</w:t>
        </w:r>
        <w:r>
          <w:rPr>
            <w:noProof/>
            <w:webHidden/>
          </w:rPr>
          <w:tab/>
        </w:r>
        <w:r>
          <w:rPr>
            <w:noProof/>
            <w:webHidden/>
          </w:rPr>
          <w:fldChar w:fldCharType="begin"/>
        </w:r>
        <w:r>
          <w:rPr>
            <w:noProof/>
            <w:webHidden/>
          </w:rPr>
          <w:instrText xml:space="preserve"> PAGEREF _Toc386483619 \h </w:instrText>
        </w:r>
        <w:r>
          <w:rPr>
            <w:noProof/>
            <w:webHidden/>
          </w:rPr>
        </w:r>
        <w:r>
          <w:rPr>
            <w:noProof/>
            <w:webHidden/>
          </w:rPr>
          <w:fldChar w:fldCharType="separate"/>
        </w:r>
        <w:r>
          <w:rPr>
            <w:noProof/>
            <w:webHidden/>
          </w:rPr>
          <w:t>31</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483623"/>
      <w:r w:rsidRPr="00AE1B97">
        <w:lastRenderedPageBreak/>
        <w:t>Abkürzungsverzeichnis</w:t>
      </w:r>
      <w:bookmarkEnd w:id="7"/>
      <w:r w:rsidRPr="00AE1B97">
        <w:rPr>
          <w:rStyle w:val="HTMLAkronym"/>
        </w:rPr>
        <w:t xml:space="preserve"> </w:t>
      </w:r>
    </w:p>
    <w:p w:rsidR="00041E9A" w:rsidRDefault="00D21C10" w:rsidP="002016EA">
      <w:pPr>
        <w:tabs>
          <w:tab w:val="right" w:pos="5670"/>
        </w:tabs>
        <w:rPr>
          <w:rStyle w:val="HTMLAkronym"/>
          <w:rFonts w:cs="Times New Roman"/>
          <w:noProof/>
        </w:rPr>
        <w:sectPr w:rsidR="00041E9A" w:rsidSect="00041E9A">
          <w:headerReference w:type="default" r:id="rId10"/>
          <w:footerReference w:type="default" r:id="rId11"/>
          <w:headerReference w:type="first" r:id="rId12"/>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041E9A" w:rsidRDefault="00041E9A">
      <w:pPr>
        <w:pStyle w:val="Index1"/>
        <w:rPr>
          <w:noProof/>
        </w:rPr>
      </w:pPr>
      <w:r>
        <w:rPr>
          <w:noProof/>
        </w:rPr>
        <w:lastRenderedPageBreak/>
        <w:t>DHBW</w:t>
      </w:r>
      <w:r>
        <w:rPr>
          <w:noProof/>
        </w:rPr>
        <w:tab/>
        <w:t>Duale Hochschule Baden-Würrtemberg</w:t>
      </w:r>
    </w:p>
    <w:p w:rsidR="00041E9A" w:rsidRDefault="00041E9A">
      <w:pPr>
        <w:pStyle w:val="Index1"/>
        <w:rPr>
          <w:noProof/>
        </w:rPr>
      </w:pPr>
      <w:r>
        <w:rPr>
          <w:noProof/>
        </w:rPr>
        <w:t>GUI</w:t>
      </w:r>
      <w:r>
        <w:rPr>
          <w:noProof/>
        </w:rPr>
        <w:tab/>
        <w:t>Graphical User Interfce</w:t>
      </w:r>
    </w:p>
    <w:p w:rsidR="00041E9A" w:rsidRDefault="00041E9A">
      <w:pPr>
        <w:pStyle w:val="Index1"/>
        <w:rPr>
          <w:noProof/>
        </w:rPr>
      </w:pPr>
      <w:r>
        <w:rPr>
          <w:noProof/>
        </w:rPr>
        <w:t>IP</w:t>
      </w:r>
      <w:r>
        <w:rPr>
          <w:noProof/>
        </w:rPr>
        <w:tab/>
        <w:t>Internet</w:t>
      </w:r>
    </w:p>
    <w:p w:rsidR="00041E9A" w:rsidRDefault="00041E9A">
      <w:pPr>
        <w:pStyle w:val="Index1"/>
        <w:rPr>
          <w:noProof/>
        </w:rPr>
      </w:pPr>
      <w:r>
        <w:rPr>
          <w:noProof/>
        </w:rPr>
        <w:t>SDK</w:t>
      </w:r>
      <w:r>
        <w:rPr>
          <w:noProof/>
        </w:rPr>
        <w:tab/>
        <w:t>Software Development Kit</w:t>
      </w:r>
    </w:p>
    <w:p w:rsidR="00041E9A" w:rsidRDefault="00041E9A">
      <w:pPr>
        <w:pStyle w:val="Index1"/>
        <w:rPr>
          <w:noProof/>
        </w:rPr>
      </w:pPr>
      <w:r>
        <w:rPr>
          <w:noProof/>
        </w:rPr>
        <w:t>STA</w:t>
      </w:r>
      <w:r>
        <w:rPr>
          <w:noProof/>
        </w:rPr>
        <w:tab/>
        <w:t>Singlethreaded Apartment</w:t>
      </w:r>
    </w:p>
    <w:p w:rsidR="00041E9A" w:rsidRDefault="00041E9A">
      <w:pPr>
        <w:pStyle w:val="Index1"/>
        <w:rPr>
          <w:noProof/>
        </w:rPr>
      </w:pPr>
      <w:r>
        <w:rPr>
          <w:noProof/>
        </w:rPr>
        <w:t>VGA</w:t>
      </w:r>
      <w:r>
        <w:rPr>
          <w:noProof/>
        </w:rPr>
        <w:tab/>
        <w:t>Video Graphics Array</w:t>
      </w:r>
    </w:p>
    <w:p w:rsidR="00041E9A" w:rsidRDefault="00041E9A" w:rsidP="002016EA">
      <w:pPr>
        <w:tabs>
          <w:tab w:val="right" w:pos="5670"/>
        </w:tabs>
        <w:rPr>
          <w:rStyle w:val="HTMLAkronym"/>
          <w:rFonts w:cs="Times New Roman"/>
          <w:noProof/>
        </w:rPr>
        <w:sectPr w:rsidR="00041E9A" w:rsidSect="00041E9A">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483624"/>
      <w:r>
        <w:lastRenderedPageBreak/>
        <w:t>Inhaltsverzeichnis</w:t>
      </w:r>
      <w:bookmarkEnd w:id="8"/>
    </w:p>
    <w:p w:rsidR="00535669" w:rsidRDefault="00535669" w:rsidP="00493DDE">
      <w:pPr>
        <w:pStyle w:val="Verzeichnis1"/>
        <w:jc w:val="left"/>
      </w:pPr>
    </w:p>
    <w:p w:rsidR="00041E9A"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483620" w:history="1">
        <w:r w:rsidR="00041E9A" w:rsidRPr="00597573">
          <w:rPr>
            <w:rStyle w:val="Hyperlink"/>
          </w:rPr>
          <w:t>Ehrenwörtliche Erklärung</w:t>
        </w:r>
        <w:r w:rsidR="00041E9A">
          <w:rPr>
            <w:webHidden/>
          </w:rPr>
          <w:tab/>
        </w:r>
        <w:r w:rsidR="00041E9A">
          <w:rPr>
            <w:webHidden/>
          </w:rPr>
          <w:fldChar w:fldCharType="begin"/>
        </w:r>
        <w:r w:rsidR="00041E9A">
          <w:rPr>
            <w:webHidden/>
          </w:rPr>
          <w:instrText xml:space="preserve"> PAGEREF _Toc386483620 \h </w:instrText>
        </w:r>
        <w:r w:rsidR="00041E9A">
          <w:rPr>
            <w:webHidden/>
          </w:rPr>
        </w:r>
        <w:r w:rsidR="00041E9A">
          <w:rPr>
            <w:webHidden/>
          </w:rPr>
          <w:fldChar w:fldCharType="separate"/>
        </w:r>
        <w:r w:rsidR="00041E9A">
          <w:rPr>
            <w:webHidden/>
          </w:rPr>
          <w:t>III</w:t>
        </w:r>
        <w:r w:rsidR="00041E9A">
          <w:rPr>
            <w:webHidden/>
          </w:rPr>
          <w:fldChar w:fldCharType="end"/>
        </w:r>
      </w:hyperlink>
    </w:p>
    <w:p w:rsidR="00041E9A" w:rsidRDefault="00041E9A">
      <w:pPr>
        <w:pStyle w:val="Verzeichnis1"/>
        <w:rPr>
          <w:rFonts w:asciiTheme="minorHAnsi" w:eastAsiaTheme="minorEastAsia" w:hAnsiTheme="minorHAnsi" w:cstheme="minorBidi"/>
          <w:sz w:val="22"/>
          <w:szCs w:val="22"/>
          <w:lang w:eastAsia="de-DE"/>
        </w:rPr>
      </w:pPr>
      <w:hyperlink w:anchor="_Toc386483621" w:history="1">
        <w:r w:rsidRPr="00597573">
          <w:rPr>
            <w:rStyle w:val="Hyperlink"/>
          </w:rPr>
          <w:t>Abbildungsverzeichnis</w:t>
        </w:r>
        <w:r>
          <w:rPr>
            <w:webHidden/>
          </w:rPr>
          <w:tab/>
        </w:r>
        <w:r>
          <w:rPr>
            <w:webHidden/>
          </w:rPr>
          <w:fldChar w:fldCharType="begin"/>
        </w:r>
        <w:r>
          <w:rPr>
            <w:webHidden/>
          </w:rPr>
          <w:instrText xml:space="preserve"> PAGEREF _Toc386483621 \h </w:instrText>
        </w:r>
        <w:r>
          <w:rPr>
            <w:webHidden/>
          </w:rPr>
        </w:r>
        <w:r>
          <w:rPr>
            <w:webHidden/>
          </w:rPr>
          <w:fldChar w:fldCharType="separate"/>
        </w:r>
        <w:r>
          <w:rPr>
            <w:webHidden/>
          </w:rPr>
          <w:t>IV</w:t>
        </w:r>
        <w:r>
          <w:rPr>
            <w:webHidden/>
          </w:rPr>
          <w:fldChar w:fldCharType="end"/>
        </w:r>
      </w:hyperlink>
    </w:p>
    <w:p w:rsidR="00041E9A" w:rsidRDefault="00041E9A">
      <w:pPr>
        <w:pStyle w:val="Verzeichnis1"/>
        <w:rPr>
          <w:rFonts w:asciiTheme="minorHAnsi" w:eastAsiaTheme="minorEastAsia" w:hAnsiTheme="minorHAnsi" w:cstheme="minorBidi"/>
          <w:sz w:val="22"/>
          <w:szCs w:val="22"/>
          <w:lang w:eastAsia="de-DE"/>
        </w:rPr>
      </w:pPr>
      <w:hyperlink w:anchor="_Toc386483622" w:history="1">
        <w:r w:rsidRPr="00597573">
          <w:rPr>
            <w:rStyle w:val="Hyperlink"/>
          </w:rPr>
          <w:t>Codeverzeichnis</w:t>
        </w:r>
        <w:r>
          <w:rPr>
            <w:webHidden/>
          </w:rPr>
          <w:tab/>
        </w:r>
        <w:r>
          <w:rPr>
            <w:webHidden/>
          </w:rPr>
          <w:fldChar w:fldCharType="begin"/>
        </w:r>
        <w:r>
          <w:rPr>
            <w:webHidden/>
          </w:rPr>
          <w:instrText xml:space="preserve"> PAGEREF _Toc386483622 \h </w:instrText>
        </w:r>
        <w:r>
          <w:rPr>
            <w:webHidden/>
          </w:rPr>
        </w:r>
        <w:r>
          <w:rPr>
            <w:webHidden/>
          </w:rPr>
          <w:fldChar w:fldCharType="separate"/>
        </w:r>
        <w:r>
          <w:rPr>
            <w:webHidden/>
          </w:rPr>
          <w:t>V</w:t>
        </w:r>
        <w:r>
          <w:rPr>
            <w:webHidden/>
          </w:rPr>
          <w:fldChar w:fldCharType="end"/>
        </w:r>
      </w:hyperlink>
    </w:p>
    <w:p w:rsidR="00041E9A" w:rsidRDefault="00041E9A">
      <w:pPr>
        <w:pStyle w:val="Verzeichnis1"/>
        <w:rPr>
          <w:rFonts w:asciiTheme="minorHAnsi" w:eastAsiaTheme="minorEastAsia" w:hAnsiTheme="minorHAnsi" w:cstheme="minorBidi"/>
          <w:sz w:val="22"/>
          <w:szCs w:val="22"/>
          <w:lang w:eastAsia="de-DE"/>
        </w:rPr>
      </w:pPr>
      <w:hyperlink w:anchor="_Toc386483623" w:history="1">
        <w:r w:rsidRPr="00597573">
          <w:rPr>
            <w:rStyle w:val="Hyperlink"/>
          </w:rPr>
          <w:t>Abkürzungsverzeichnis</w:t>
        </w:r>
        <w:r>
          <w:rPr>
            <w:webHidden/>
          </w:rPr>
          <w:tab/>
        </w:r>
        <w:r>
          <w:rPr>
            <w:webHidden/>
          </w:rPr>
          <w:fldChar w:fldCharType="begin"/>
        </w:r>
        <w:r>
          <w:rPr>
            <w:webHidden/>
          </w:rPr>
          <w:instrText xml:space="preserve"> PAGEREF _Toc386483623 \h </w:instrText>
        </w:r>
        <w:r>
          <w:rPr>
            <w:webHidden/>
          </w:rPr>
        </w:r>
        <w:r>
          <w:rPr>
            <w:webHidden/>
          </w:rPr>
          <w:fldChar w:fldCharType="separate"/>
        </w:r>
        <w:r>
          <w:rPr>
            <w:webHidden/>
          </w:rPr>
          <w:t>VI</w:t>
        </w:r>
        <w:r>
          <w:rPr>
            <w:webHidden/>
          </w:rPr>
          <w:fldChar w:fldCharType="end"/>
        </w:r>
      </w:hyperlink>
    </w:p>
    <w:p w:rsidR="00041E9A" w:rsidRDefault="00041E9A">
      <w:pPr>
        <w:pStyle w:val="Verzeichnis1"/>
        <w:rPr>
          <w:rFonts w:asciiTheme="minorHAnsi" w:eastAsiaTheme="minorEastAsia" w:hAnsiTheme="minorHAnsi" w:cstheme="minorBidi"/>
          <w:sz w:val="22"/>
          <w:szCs w:val="22"/>
          <w:lang w:eastAsia="de-DE"/>
        </w:rPr>
      </w:pPr>
      <w:hyperlink w:anchor="_Toc386483624" w:history="1">
        <w:r w:rsidRPr="00597573">
          <w:rPr>
            <w:rStyle w:val="Hyperlink"/>
          </w:rPr>
          <w:t>Inhaltsverzeichnis</w:t>
        </w:r>
        <w:r>
          <w:rPr>
            <w:webHidden/>
          </w:rPr>
          <w:tab/>
        </w:r>
        <w:r>
          <w:rPr>
            <w:webHidden/>
          </w:rPr>
          <w:fldChar w:fldCharType="begin"/>
        </w:r>
        <w:r>
          <w:rPr>
            <w:webHidden/>
          </w:rPr>
          <w:instrText xml:space="preserve"> PAGEREF _Toc386483624 \h </w:instrText>
        </w:r>
        <w:r>
          <w:rPr>
            <w:webHidden/>
          </w:rPr>
        </w:r>
        <w:r>
          <w:rPr>
            <w:webHidden/>
          </w:rPr>
          <w:fldChar w:fldCharType="separate"/>
        </w:r>
        <w:r>
          <w:rPr>
            <w:webHidden/>
          </w:rPr>
          <w:t>VII</w:t>
        </w:r>
        <w:r>
          <w:rPr>
            <w:webHidden/>
          </w:rPr>
          <w:fldChar w:fldCharType="end"/>
        </w:r>
      </w:hyperlink>
    </w:p>
    <w:p w:rsidR="00041E9A" w:rsidRDefault="00041E9A">
      <w:pPr>
        <w:pStyle w:val="Verzeichnis1"/>
        <w:tabs>
          <w:tab w:val="left" w:pos="480"/>
        </w:tabs>
        <w:rPr>
          <w:rFonts w:asciiTheme="minorHAnsi" w:eastAsiaTheme="minorEastAsia" w:hAnsiTheme="minorHAnsi" w:cstheme="minorBidi"/>
          <w:sz w:val="22"/>
          <w:szCs w:val="22"/>
          <w:lang w:eastAsia="de-DE"/>
        </w:rPr>
      </w:pPr>
      <w:hyperlink w:anchor="_Toc386483625" w:history="1">
        <w:r w:rsidRPr="00597573">
          <w:rPr>
            <w:rStyle w:val="Hyperlink"/>
          </w:rPr>
          <w:t>1</w:t>
        </w:r>
        <w:r>
          <w:rPr>
            <w:rFonts w:asciiTheme="minorHAnsi" w:eastAsiaTheme="minorEastAsia" w:hAnsiTheme="minorHAnsi" w:cstheme="minorBidi"/>
            <w:sz w:val="22"/>
            <w:szCs w:val="22"/>
            <w:lang w:eastAsia="de-DE"/>
          </w:rPr>
          <w:tab/>
        </w:r>
        <w:r w:rsidRPr="00597573">
          <w:rPr>
            <w:rStyle w:val="Hyperlink"/>
          </w:rPr>
          <w:t>Einleitung</w:t>
        </w:r>
        <w:r>
          <w:rPr>
            <w:webHidden/>
          </w:rPr>
          <w:tab/>
        </w:r>
        <w:r>
          <w:rPr>
            <w:webHidden/>
          </w:rPr>
          <w:fldChar w:fldCharType="begin"/>
        </w:r>
        <w:r>
          <w:rPr>
            <w:webHidden/>
          </w:rPr>
          <w:instrText xml:space="preserve"> PAGEREF _Toc386483625 \h </w:instrText>
        </w:r>
        <w:r>
          <w:rPr>
            <w:webHidden/>
          </w:rPr>
        </w:r>
        <w:r>
          <w:rPr>
            <w:webHidden/>
          </w:rPr>
          <w:fldChar w:fldCharType="separate"/>
        </w:r>
        <w:r>
          <w:rPr>
            <w:webHidden/>
          </w:rPr>
          <w:t>1</w:t>
        </w:r>
        <w:r>
          <w:rPr>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26" w:history="1">
        <w:r w:rsidRPr="00597573">
          <w:rPr>
            <w:rStyle w:val="Hyperlink"/>
            <w:noProof/>
          </w:rPr>
          <w:t>1.1</w:t>
        </w:r>
        <w:r>
          <w:rPr>
            <w:rFonts w:asciiTheme="minorHAnsi" w:eastAsiaTheme="minorEastAsia" w:hAnsiTheme="minorHAnsi" w:cstheme="minorBidi"/>
            <w:noProof/>
            <w:sz w:val="22"/>
            <w:szCs w:val="22"/>
            <w:lang w:eastAsia="de-DE"/>
          </w:rPr>
          <w:tab/>
        </w:r>
        <w:r w:rsidRPr="00597573">
          <w:rPr>
            <w:rStyle w:val="Hyperlink"/>
            <w:noProof/>
          </w:rPr>
          <w:t>Motivation</w:t>
        </w:r>
        <w:r>
          <w:rPr>
            <w:noProof/>
            <w:webHidden/>
          </w:rPr>
          <w:tab/>
        </w:r>
        <w:r>
          <w:rPr>
            <w:noProof/>
            <w:webHidden/>
          </w:rPr>
          <w:fldChar w:fldCharType="begin"/>
        </w:r>
        <w:r>
          <w:rPr>
            <w:noProof/>
            <w:webHidden/>
          </w:rPr>
          <w:instrText xml:space="preserve"> PAGEREF _Toc386483626 \h </w:instrText>
        </w:r>
        <w:r>
          <w:rPr>
            <w:noProof/>
            <w:webHidden/>
          </w:rPr>
        </w:r>
        <w:r>
          <w:rPr>
            <w:noProof/>
            <w:webHidden/>
          </w:rPr>
          <w:fldChar w:fldCharType="separate"/>
        </w:r>
        <w:r>
          <w:rPr>
            <w:noProof/>
            <w:webHidden/>
          </w:rPr>
          <w:t>1</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27" w:history="1">
        <w:r w:rsidRPr="00597573">
          <w:rPr>
            <w:rStyle w:val="Hyperlink"/>
            <w:noProof/>
          </w:rPr>
          <w:t>1.2</w:t>
        </w:r>
        <w:r>
          <w:rPr>
            <w:rFonts w:asciiTheme="minorHAnsi" w:eastAsiaTheme="minorEastAsia" w:hAnsiTheme="minorHAnsi" w:cstheme="minorBidi"/>
            <w:noProof/>
            <w:sz w:val="22"/>
            <w:szCs w:val="22"/>
            <w:lang w:eastAsia="de-DE"/>
          </w:rPr>
          <w:tab/>
        </w:r>
        <w:r w:rsidRPr="00597573">
          <w:rPr>
            <w:rStyle w:val="Hyperlink"/>
            <w:noProof/>
          </w:rPr>
          <w:t>Aufgabenumfeld</w:t>
        </w:r>
        <w:r>
          <w:rPr>
            <w:noProof/>
            <w:webHidden/>
          </w:rPr>
          <w:tab/>
        </w:r>
        <w:r>
          <w:rPr>
            <w:noProof/>
            <w:webHidden/>
          </w:rPr>
          <w:fldChar w:fldCharType="begin"/>
        </w:r>
        <w:r>
          <w:rPr>
            <w:noProof/>
            <w:webHidden/>
          </w:rPr>
          <w:instrText xml:space="preserve"> PAGEREF _Toc386483627 \h </w:instrText>
        </w:r>
        <w:r>
          <w:rPr>
            <w:noProof/>
            <w:webHidden/>
          </w:rPr>
        </w:r>
        <w:r>
          <w:rPr>
            <w:noProof/>
            <w:webHidden/>
          </w:rPr>
          <w:fldChar w:fldCharType="separate"/>
        </w:r>
        <w:r>
          <w:rPr>
            <w:noProof/>
            <w:webHidden/>
          </w:rPr>
          <w:t>1</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28" w:history="1">
        <w:r w:rsidRPr="00597573">
          <w:rPr>
            <w:rStyle w:val="Hyperlink"/>
            <w:noProof/>
          </w:rPr>
          <w:t>1.3</w:t>
        </w:r>
        <w:r>
          <w:rPr>
            <w:rFonts w:asciiTheme="minorHAnsi" w:eastAsiaTheme="minorEastAsia" w:hAnsiTheme="minorHAnsi" w:cstheme="minorBidi"/>
            <w:noProof/>
            <w:sz w:val="22"/>
            <w:szCs w:val="22"/>
            <w:lang w:eastAsia="de-DE"/>
          </w:rPr>
          <w:tab/>
        </w:r>
        <w:r w:rsidRPr="00597573">
          <w:rPr>
            <w:rStyle w:val="Hyperlink"/>
            <w:noProof/>
          </w:rPr>
          <w:t>Aufgabenbeschreibung und Ziele</w:t>
        </w:r>
        <w:r>
          <w:rPr>
            <w:noProof/>
            <w:webHidden/>
          </w:rPr>
          <w:tab/>
        </w:r>
        <w:r>
          <w:rPr>
            <w:noProof/>
            <w:webHidden/>
          </w:rPr>
          <w:fldChar w:fldCharType="begin"/>
        </w:r>
        <w:r>
          <w:rPr>
            <w:noProof/>
            <w:webHidden/>
          </w:rPr>
          <w:instrText xml:space="preserve"> PAGEREF _Toc386483628 \h </w:instrText>
        </w:r>
        <w:r>
          <w:rPr>
            <w:noProof/>
            <w:webHidden/>
          </w:rPr>
        </w:r>
        <w:r>
          <w:rPr>
            <w:noProof/>
            <w:webHidden/>
          </w:rPr>
          <w:fldChar w:fldCharType="separate"/>
        </w:r>
        <w:r>
          <w:rPr>
            <w:noProof/>
            <w:webHidden/>
          </w:rPr>
          <w:t>1</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29" w:history="1">
        <w:r w:rsidRPr="00597573">
          <w:rPr>
            <w:rStyle w:val="Hyperlink"/>
            <w:noProof/>
          </w:rPr>
          <w:t>1.4</w:t>
        </w:r>
        <w:r>
          <w:rPr>
            <w:rFonts w:asciiTheme="minorHAnsi" w:eastAsiaTheme="minorEastAsia" w:hAnsiTheme="minorHAnsi" w:cstheme="minorBidi"/>
            <w:noProof/>
            <w:sz w:val="22"/>
            <w:szCs w:val="22"/>
            <w:lang w:eastAsia="de-DE"/>
          </w:rPr>
          <w:tab/>
        </w:r>
        <w:r w:rsidRPr="00597573">
          <w:rPr>
            <w:rStyle w:val="Hyperlink"/>
            <w:noProof/>
          </w:rPr>
          <w:t>Vorgehensweise</w:t>
        </w:r>
        <w:r>
          <w:rPr>
            <w:noProof/>
            <w:webHidden/>
          </w:rPr>
          <w:tab/>
        </w:r>
        <w:r>
          <w:rPr>
            <w:noProof/>
            <w:webHidden/>
          </w:rPr>
          <w:fldChar w:fldCharType="begin"/>
        </w:r>
        <w:r>
          <w:rPr>
            <w:noProof/>
            <w:webHidden/>
          </w:rPr>
          <w:instrText xml:space="preserve"> PAGEREF _Toc386483629 \h </w:instrText>
        </w:r>
        <w:r>
          <w:rPr>
            <w:noProof/>
            <w:webHidden/>
          </w:rPr>
        </w:r>
        <w:r>
          <w:rPr>
            <w:noProof/>
            <w:webHidden/>
          </w:rPr>
          <w:fldChar w:fldCharType="separate"/>
        </w:r>
        <w:r>
          <w:rPr>
            <w:noProof/>
            <w:webHidden/>
          </w:rPr>
          <w:t>2</w:t>
        </w:r>
        <w:r>
          <w:rPr>
            <w:noProof/>
            <w:webHidden/>
          </w:rPr>
          <w:fldChar w:fldCharType="end"/>
        </w:r>
      </w:hyperlink>
    </w:p>
    <w:p w:rsidR="00041E9A" w:rsidRDefault="00041E9A">
      <w:pPr>
        <w:pStyle w:val="Verzeichnis1"/>
        <w:tabs>
          <w:tab w:val="left" w:pos="480"/>
        </w:tabs>
        <w:rPr>
          <w:rFonts w:asciiTheme="minorHAnsi" w:eastAsiaTheme="minorEastAsia" w:hAnsiTheme="minorHAnsi" w:cstheme="minorBidi"/>
          <w:sz w:val="22"/>
          <w:szCs w:val="22"/>
          <w:lang w:eastAsia="de-DE"/>
        </w:rPr>
      </w:pPr>
      <w:hyperlink w:anchor="_Toc386483630" w:history="1">
        <w:r w:rsidRPr="00597573">
          <w:rPr>
            <w:rStyle w:val="Hyperlink"/>
          </w:rPr>
          <w:t>2</w:t>
        </w:r>
        <w:r>
          <w:rPr>
            <w:rFonts w:asciiTheme="minorHAnsi" w:eastAsiaTheme="minorEastAsia" w:hAnsiTheme="minorHAnsi" w:cstheme="minorBidi"/>
            <w:sz w:val="22"/>
            <w:szCs w:val="22"/>
            <w:lang w:eastAsia="de-DE"/>
          </w:rPr>
          <w:tab/>
        </w:r>
        <w:r w:rsidRPr="00597573">
          <w:rPr>
            <w:rStyle w:val="Hyperlink"/>
          </w:rPr>
          <w:t>Grundlagen</w:t>
        </w:r>
        <w:r>
          <w:rPr>
            <w:webHidden/>
          </w:rPr>
          <w:tab/>
        </w:r>
        <w:r>
          <w:rPr>
            <w:webHidden/>
          </w:rPr>
          <w:fldChar w:fldCharType="begin"/>
        </w:r>
        <w:r>
          <w:rPr>
            <w:webHidden/>
          </w:rPr>
          <w:instrText xml:space="preserve"> PAGEREF _Toc386483630 \h </w:instrText>
        </w:r>
        <w:r>
          <w:rPr>
            <w:webHidden/>
          </w:rPr>
        </w:r>
        <w:r>
          <w:rPr>
            <w:webHidden/>
          </w:rPr>
          <w:fldChar w:fldCharType="separate"/>
        </w:r>
        <w:r>
          <w:rPr>
            <w:webHidden/>
          </w:rPr>
          <w:t>3</w:t>
        </w:r>
        <w:r>
          <w:rPr>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31" w:history="1">
        <w:r w:rsidRPr="00597573">
          <w:rPr>
            <w:rStyle w:val="Hyperlink"/>
            <w:noProof/>
          </w:rPr>
          <w:t>2.1</w:t>
        </w:r>
        <w:r>
          <w:rPr>
            <w:rFonts w:asciiTheme="minorHAnsi" w:eastAsiaTheme="minorEastAsia" w:hAnsiTheme="minorHAnsi" w:cstheme="minorBidi"/>
            <w:noProof/>
            <w:sz w:val="22"/>
            <w:szCs w:val="22"/>
            <w:lang w:eastAsia="de-DE"/>
          </w:rPr>
          <w:tab/>
        </w:r>
        <w:r w:rsidRPr="00597573">
          <w:rPr>
            <w:rStyle w:val="Hyperlink"/>
            <w:noProof/>
          </w:rPr>
          <w:t>Kinect</w:t>
        </w:r>
        <w:r>
          <w:rPr>
            <w:noProof/>
            <w:webHidden/>
          </w:rPr>
          <w:tab/>
        </w:r>
        <w:r>
          <w:rPr>
            <w:noProof/>
            <w:webHidden/>
          </w:rPr>
          <w:fldChar w:fldCharType="begin"/>
        </w:r>
        <w:r>
          <w:rPr>
            <w:noProof/>
            <w:webHidden/>
          </w:rPr>
          <w:instrText xml:space="preserve"> PAGEREF _Toc386483631 \h </w:instrText>
        </w:r>
        <w:r>
          <w:rPr>
            <w:noProof/>
            <w:webHidden/>
          </w:rPr>
        </w:r>
        <w:r>
          <w:rPr>
            <w:noProof/>
            <w:webHidden/>
          </w:rPr>
          <w:fldChar w:fldCharType="separate"/>
        </w:r>
        <w:r>
          <w:rPr>
            <w:noProof/>
            <w:webHidden/>
          </w:rPr>
          <w:t>3</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2" w:history="1">
        <w:r w:rsidRPr="00597573">
          <w:rPr>
            <w:rStyle w:val="Hyperlink"/>
            <w:noProof/>
          </w:rPr>
          <w:t>2.1.1</w:t>
        </w:r>
        <w:r>
          <w:rPr>
            <w:rFonts w:asciiTheme="minorHAnsi" w:eastAsiaTheme="minorEastAsia" w:hAnsiTheme="minorHAnsi" w:cstheme="minorBidi"/>
            <w:noProof/>
            <w:sz w:val="22"/>
            <w:szCs w:val="22"/>
            <w:lang w:eastAsia="de-DE"/>
          </w:rPr>
          <w:tab/>
        </w:r>
        <w:r w:rsidRPr="00597573">
          <w:rPr>
            <w:rStyle w:val="Hyperlink"/>
            <w:noProof/>
          </w:rPr>
          <w:t>Sensoren der Kinect</w:t>
        </w:r>
        <w:r>
          <w:rPr>
            <w:noProof/>
            <w:webHidden/>
          </w:rPr>
          <w:tab/>
        </w:r>
        <w:r>
          <w:rPr>
            <w:noProof/>
            <w:webHidden/>
          </w:rPr>
          <w:fldChar w:fldCharType="begin"/>
        </w:r>
        <w:r>
          <w:rPr>
            <w:noProof/>
            <w:webHidden/>
          </w:rPr>
          <w:instrText xml:space="preserve"> PAGEREF _Toc386483632 \h </w:instrText>
        </w:r>
        <w:r>
          <w:rPr>
            <w:noProof/>
            <w:webHidden/>
          </w:rPr>
        </w:r>
        <w:r>
          <w:rPr>
            <w:noProof/>
            <w:webHidden/>
          </w:rPr>
          <w:fldChar w:fldCharType="separate"/>
        </w:r>
        <w:r>
          <w:rPr>
            <w:noProof/>
            <w:webHidden/>
          </w:rPr>
          <w:t>3</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3" w:history="1">
        <w:r w:rsidRPr="00597573">
          <w:rPr>
            <w:rStyle w:val="Hyperlink"/>
            <w:noProof/>
          </w:rPr>
          <w:t>2.1.2</w:t>
        </w:r>
        <w:r>
          <w:rPr>
            <w:rFonts w:asciiTheme="minorHAnsi" w:eastAsiaTheme="minorEastAsia" w:hAnsiTheme="minorHAnsi" w:cstheme="minorBidi"/>
            <w:noProof/>
            <w:sz w:val="22"/>
            <w:szCs w:val="22"/>
            <w:lang w:eastAsia="de-DE"/>
          </w:rPr>
          <w:tab/>
        </w:r>
        <w:r w:rsidRPr="00597573">
          <w:rPr>
            <w:rStyle w:val="Hyperlink"/>
            <w:noProof/>
          </w:rPr>
          <w:t>SDK</w:t>
        </w:r>
        <w:r>
          <w:rPr>
            <w:noProof/>
            <w:webHidden/>
          </w:rPr>
          <w:tab/>
        </w:r>
        <w:r>
          <w:rPr>
            <w:noProof/>
            <w:webHidden/>
          </w:rPr>
          <w:fldChar w:fldCharType="begin"/>
        </w:r>
        <w:r>
          <w:rPr>
            <w:noProof/>
            <w:webHidden/>
          </w:rPr>
          <w:instrText xml:space="preserve"> PAGEREF _Toc386483633 \h </w:instrText>
        </w:r>
        <w:r>
          <w:rPr>
            <w:noProof/>
            <w:webHidden/>
          </w:rPr>
        </w:r>
        <w:r>
          <w:rPr>
            <w:noProof/>
            <w:webHidden/>
          </w:rPr>
          <w:fldChar w:fldCharType="separate"/>
        </w:r>
        <w:r>
          <w:rPr>
            <w:noProof/>
            <w:webHidden/>
          </w:rPr>
          <w:t>6</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4" w:history="1">
        <w:r w:rsidRPr="00597573">
          <w:rPr>
            <w:rStyle w:val="Hyperlink"/>
            <w:noProof/>
          </w:rPr>
          <w:t>2.1.3</w:t>
        </w:r>
        <w:r>
          <w:rPr>
            <w:rFonts w:asciiTheme="minorHAnsi" w:eastAsiaTheme="minorEastAsia" w:hAnsiTheme="minorHAnsi" w:cstheme="minorBidi"/>
            <w:noProof/>
            <w:sz w:val="22"/>
            <w:szCs w:val="22"/>
            <w:lang w:eastAsia="de-DE"/>
          </w:rPr>
          <w:tab/>
        </w:r>
        <w:r w:rsidRPr="00597573">
          <w:rPr>
            <w:rStyle w:val="Hyperlink"/>
            <w:noProof/>
          </w:rPr>
          <w:t>Kinect Developer Toolkit</w:t>
        </w:r>
        <w:r>
          <w:rPr>
            <w:noProof/>
            <w:webHidden/>
          </w:rPr>
          <w:tab/>
        </w:r>
        <w:r>
          <w:rPr>
            <w:noProof/>
            <w:webHidden/>
          </w:rPr>
          <w:fldChar w:fldCharType="begin"/>
        </w:r>
        <w:r>
          <w:rPr>
            <w:noProof/>
            <w:webHidden/>
          </w:rPr>
          <w:instrText xml:space="preserve"> PAGEREF _Toc386483634 \h </w:instrText>
        </w:r>
        <w:r>
          <w:rPr>
            <w:noProof/>
            <w:webHidden/>
          </w:rPr>
        </w:r>
        <w:r>
          <w:rPr>
            <w:noProof/>
            <w:webHidden/>
          </w:rPr>
          <w:fldChar w:fldCharType="separate"/>
        </w:r>
        <w:r>
          <w:rPr>
            <w:noProof/>
            <w:webHidden/>
          </w:rPr>
          <w:t>6</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35" w:history="1">
        <w:r w:rsidRPr="00597573">
          <w:rPr>
            <w:rStyle w:val="Hyperlink"/>
            <w:noProof/>
          </w:rPr>
          <w:t>2.2</w:t>
        </w:r>
        <w:r>
          <w:rPr>
            <w:rFonts w:asciiTheme="minorHAnsi" w:eastAsiaTheme="minorEastAsia" w:hAnsiTheme="minorHAnsi" w:cstheme="minorBidi"/>
            <w:noProof/>
            <w:sz w:val="22"/>
            <w:szCs w:val="22"/>
            <w:lang w:eastAsia="de-DE"/>
          </w:rPr>
          <w:tab/>
        </w:r>
        <w:r w:rsidRPr="00597573">
          <w:rPr>
            <w:rStyle w:val="Hyperlink"/>
            <w:noProof/>
          </w:rPr>
          <w:t>Winkel</w:t>
        </w:r>
        <w:r>
          <w:rPr>
            <w:noProof/>
            <w:webHidden/>
          </w:rPr>
          <w:tab/>
        </w:r>
        <w:r>
          <w:rPr>
            <w:noProof/>
            <w:webHidden/>
          </w:rPr>
          <w:fldChar w:fldCharType="begin"/>
        </w:r>
        <w:r>
          <w:rPr>
            <w:noProof/>
            <w:webHidden/>
          </w:rPr>
          <w:instrText xml:space="preserve"> PAGEREF _Toc386483635 \h </w:instrText>
        </w:r>
        <w:r>
          <w:rPr>
            <w:noProof/>
            <w:webHidden/>
          </w:rPr>
        </w:r>
        <w:r>
          <w:rPr>
            <w:noProof/>
            <w:webHidden/>
          </w:rPr>
          <w:fldChar w:fldCharType="separate"/>
        </w:r>
        <w:r>
          <w:rPr>
            <w:noProof/>
            <w:webHidden/>
          </w:rPr>
          <w:t>8</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6" w:history="1">
        <w:r w:rsidRPr="00597573">
          <w:rPr>
            <w:rStyle w:val="Hyperlink"/>
            <w:noProof/>
          </w:rPr>
          <w:t>2.2.1</w:t>
        </w:r>
        <w:r>
          <w:rPr>
            <w:rFonts w:asciiTheme="minorHAnsi" w:eastAsiaTheme="minorEastAsia" w:hAnsiTheme="minorHAnsi" w:cstheme="minorBidi"/>
            <w:noProof/>
            <w:sz w:val="22"/>
            <w:szCs w:val="22"/>
            <w:lang w:eastAsia="de-DE"/>
          </w:rPr>
          <w:tab/>
        </w:r>
        <w:r w:rsidRPr="00597573">
          <w:rPr>
            <w:rStyle w:val="Hyperlink"/>
            <w:noProof/>
          </w:rPr>
          <w:t>Roll-Nick-Gier-Winkel</w:t>
        </w:r>
        <w:r>
          <w:rPr>
            <w:noProof/>
            <w:webHidden/>
          </w:rPr>
          <w:tab/>
        </w:r>
        <w:r>
          <w:rPr>
            <w:noProof/>
            <w:webHidden/>
          </w:rPr>
          <w:fldChar w:fldCharType="begin"/>
        </w:r>
        <w:r>
          <w:rPr>
            <w:noProof/>
            <w:webHidden/>
          </w:rPr>
          <w:instrText xml:space="preserve"> PAGEREF _Toc386483636 \h </w:instrText>
        </w:r>
        <w:r>
          <w:rPr>
            <w:noProof/>
            <w:webHidden/>
          </w:rPr>
        </w:r>
        <w:r>
          <w:rPr>
            <w:noProof/>
            <w:webHidden/>
          </w:rPr>
          <w:fldChar w:fldCharType="separate"/>
        </w:r>
        <w:r>
          <w:rPr>
            <w:noProof/>
            <w:webHidden/>
          </w:rPr>
          <w:t>8</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7" w:history="1">
        <w:r w:rsidRPr="00597573">
          <w:rPr>
            <w:rStyle w:val="Hyperlink"/>
            <w:noProof/>
          </w:rPr>
          <w:t>2.2.2</w:t>
        </w:r>
        <w:r>
          <w:rPr>
            <w:rFonts w:asciiTheme="minorHAnsi" w:eastAsiaTheme="minorEastAsia" w:hAnsiTheme="minorHAnsi" w:cstheme="minorBidi"/>
            <w:noProof/>
            <w:sz w:val="22"/>
            <w:szCs w:val="22"/>
            <w:lang w:eastAsia="de-DE"/>
          </w:rPr>
          <w:tab/>
        </w:r>
        <w:r w:rsidRPr="00597573">
          <w:rPr>
            <w:rStyle w:val="Hyperlink"/>
            <w:noProof/>
          </w:rPr>
          <w:t>Winkelberechnung</w:t>
        </w:r>
        <w:r>
          <w:rPr>
            <w:noProof/>
            <w:webHidden/>
          </w:rPr>
          <w:tab/>
        </w:r>
        <w:r>
          <w:rPr>
            <w:noProof/>
            <w:webHidden/>
          </w:rPr>
          <w:fldChar w:fldCharType="begin"/>
        </w:r>
        <w:r>
          <w:rPr>
            <w:noProof/>
            <w:webHidden/>
          </w:rPr>
          <w:instrText xml:space="preserve"> PAGEREF _Toc386483637 \h </w:instrText>
        </w:r>
        <w:r>
          <w:rPr>
            <w:noProof/>
            <w:webHidden/>
          </w:rPr>
        </w:r>
        <w:r>
          <w:rPr>
            <w:noProof/>
            <w:webHidden/>
          </w:rPr>
          <w:fldChar w:fldCharType="separate"/>
        </w:r>
        <w:r>
          <w:rPr>
            <w:noProof/>
            <w:webHidden/>
          </w:rPr>
          <w:t>9</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38" w:history="1">
        <w:r w:rsidRPr="00597573">
          <w:rPr>
            <w:rStyle w:val="Hyperlink"/>
            <w:noProof/>
          </w:rPr>
          <w:t>2.3</w:t>
        </w:r>
        <w:r>
          <w:rPr>
            <w:rFonts w:asciiTheme="minorHAnsi" w:eastAsiaTheme="minorEastAsia" w:hAnsiTheme="minorHAnsi" w:cstheme="minorBidi"/>
            <w:noProof/>
            <w:sz w:val="22"/>
            <w:szCs w:val="22"/>
            <w:lang w:eastAsia="de-DE"/>
          </w:rPr>
          <w:tab/>
        </w:r>
        <w:r w:rsidRPr="00597573">
          <w:rPr>
            <w:rStyle w:val="Hyperlink"/>
            <w:noProof/>
          </w:rPr>
          <w:t>Humanoide Roboter</w:t>
        </w:r>
        <w:r>
          <w:rPr>
            <w:noProof/>
            <w:webHidden/>
          </w:rPr>
          <w:tab/>
        </w:r>
        <w:r>
          <w:rPr>
            <w:noProof/>
            <w:webHidden/>
          </w:rPr>
          <w:fldChar w:fldCharType="begin"/>
        </w:r>
        <w:r>
          <w:rPr>
            <w:noProof/>
            <w:webHidden/>
          </w:rPr>
          <w:instrText xml:space="preserve"> PAGEREF _Toc386483638 \h </w:instrText>
        </w:r>
        <w:r>
          <w:rPr>
            <w:noProof/>
            <w:webHidden/>
          </w:rPr>
        </w:r>
        <w:r>
          <w:rPr>
            <w:noProof/>
            <w:webHidden/>
          </w:rPr>
          <w:fldChar w:fldCharType="separate"/>
        </w:r>
        <w:r>
          <w:rPr>
            <w:noProof/>
            <w:webHidden/>
          </w:rPr>
          <w:t>9</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39" w:history="1">
        <w:r w:rsidRPr="00597573">
          <w:rPr>
            <w:rStyle w:val="Hyperlink"/>
            <w:noProof/>
          </w:rPr>
          <w:t>2.3.1</w:t>
        </w:r>
        <w:r>
          <w:rPr>
            <w:rFonts w:asciiTheme="minorHAnsi" w:eastAsiaTheme="minorEastAsia" w:hAnsiTheme="minorHAnsi" w:cstheme="minorBidi"/>
            <w:noProof/>
            <w:sz w:val="22"/>
            <w:szCs w:val="22"/>
            <w:lang w:eastAsia="de-DE"/>
          </w:rPr>
          <w:tab/>
        </w:r>
        <w:r w:rsidRPr="00597573">
          <w:rPr>
            <w:rStyle w:val="Hyperlink"/>
            <w:noProof/>
          </w:rPr>
          <w:t>Nao</w:t>
        </w:r>
        <w:r>
          <w:rPr>
            <w:noProof/>
            <w:webHidden/>
          </w:rPr>
          <w:tab/>
        </w:r>
        <w:r>
          <w:rPr>
            <w:noProof/>
            <w:webHidden/>
          </w:rPr>
          <w:fldChar w:fldCharType="begin"/>
        </w:r>
        <w:r>
          <w:rPr>
            <w:noProof/>
            <w:webHidden/>
          </w:rPr>
          <w:instrText xml:space="preserve"> PAGEREF _Toc386483639 \h </w:instrText>
        </w:r>
        <w:r>
          <w:rPr>
            <w:noProof/>
            <w:webHidden/>
          </w:rPr>
        </w:r>
        <w:r>
          <w:rPr>
            <w:noProof/>
            <w:webHidden/>
          </w:rPr>
          <w:fldChar w:fldCharType="separate"/>
        </w:r>
        <w:r>
          <w:rPr>
            <w:noProof/>
            <w:webHidden/>
          </w:rPr>
          <w:t>9</w:t>
        </w:r>
        <w:r>
          <w:rPr>
            <w:noProof/>
            <w:webHidden/>
          </w:rPr>
          <w:fldChar w:fldCharType="end"/>
        </w:r>
      </w:hyperlink>
    </w:p>
    <w:p w:rsidR="00041E9A" w:rsidRDefault="00041E9A">
      <w:pPr>
        <w:pStyle w:val="Verzeichnis4"/>
        <w:rPr>
          <w:rFonts w:asciiTheme="minorHAnsi" w:eastAsiaTheme="minorEastAsia" w:hAnsiTheme="minorHAnsi" w:cstheme="minorBidi"/>
          <w:noProof/>
          <w:sz w:val="22"/>
          <w:szCs w:val="22"/>
          <w:lang w:eastAsia="de-DE"/>
        </w:rPr>
      </w:pPr>
      <w:hyperlink w:anchor="_Toc386483640" w:history="1">
        <w:r w:rsidRPr="00597573">
          <w:rPr>
            <w:rStyle w:val="Hyperlink"/>
            <w:noProof/>
          </w:rPr>
          <w:t>2.3.1.1</w:t>
        </w:r>
        <w:r>
          <w:rPr>
            <w:rFonts w:asciiTheme="minorHAnsi" w:eastAsiaTheme="minorEastAsia" w:hAnsiTheme="minorHAnsi" w:cstheme="minorBidi"/>
            <w:noProof/>
            <w:sz w:val="22"/>
            <w:szCs w:val="22"/>
            <w:lang w:eastAsia="de-DE"/>
          </w:rPr>
          <w:tab/>
        </w:r>
        <w:r w:rsidRPr="00597573">
          <w:rPr>
            <w:rStyle w:val="Hyperlink"/>
            <w:noProof/>
          </w:rPr>
          <w:t>Hardware</w:t>
        </w:r>
        <w:r>
          <w:rPr>
            <w:noProof/>
            <w:webHidden/>
          </w:rPr>
          <w:tab/>
        </w:r>
        <w:r>
          <w:rPr>
            <w:noProof/>
            <w:webHidden/>
          </w:rPr>
          <w:fldChar w:fldCharType="begin"/>
        </w:r>
        <w:r>
          <w:rPr>
            <w:noProof/>
            <w:webHidden/>
          </w:rPr>
          <w:instrText xml:space="preserve"> PAGEREF _Toc386483640 \h </w:instrText>
        </w:r>
        <w:r>
          <w:rPr>
            <w:noProof/>
            <w:webHidden/>
          </w:rPr>
        </w:r>
        <w:r>
          <w:rPr>
            <w:noProof/>
            <w:webHidden/>
          </w:rPr>
          <w:fldChar w:fldCharType="separate"/>
        </w:r>
        <w:r>
          <w:rPr>
            <w:noProof/>
            <w:webHidden/>
          </w:rPr>
          <w:t>10</w:t>
        </w:r>
        <w:r>
          <w:rPr>
            <w:noProof/>
            <w:webHidden/>
          </w:rPr>
          <w:fldChar w:fldCharType="end"/>
        </w:r>
      </w:hyperlink>
    </w:p>
    <w:p w:rsidR="00041E9A" w:rsidRDefault="00041E9A">
      <w:pPr>
        <w:pStyle w:val="Verzeichnis4"/>
        <w:rPr>
          <w:rFonts w:asciiTheme="minorHAnsi" w:eastAsiaTheme="minorEastAsia" w:hAnsiTheme="minorHAnsi" w:cstheme="minorBidi"/>
          <w:noProof/>
          <w:sz w:val="22"/>
          <w:szCs w:val="22"/>
          <w:lang w:eastAsia="de-DE"/>
        </w:rPr>
      </w:pPr>
      <w:hyperlink w:anchor="_Toc386483641" w:history="1">
        <w:r w:rsidRPr="00597573">
          <w:rPr>
            <w:rStyle w:val="Hyperlink"/>
            <w:noProof/>
          </w:rPr>
          <w:t>2.3.1.2</w:t>
        </w:r>
        <w:r>
          <w:rPr>
            <w:rFonts w:asciiTheme="minorHAnsi" w:eastAsiaTheme="minorEastAsia" w:hAnsiTheme="minorHAnsi" w:cstheme="minorBidi"/>
            <w:noProof/>
            <w:sz w:val="22"/>
            <w:szCs w:val="22"/>
            <w:lang w:eastAsia="de-DE"/>
          </w:rPr>
          <w:tab/>
        </w:r>
        <w:r w:rsidRPr="00597573">
          <w:rPr>
            <w:rStyle w:val="Hyperlink"/>
            <w:noProof/>
          </w:rPr>
          <w:t>Software</w:t>
        </w:r>
        <w:r>
          <w:rPr>
            <w:noProof/>
            <w:webHidden/>
          </w:rPr>
          <w:tab/>
        </w:r>
        <w:r>
          <w:rPr>
            <w:noProof/>
            <w:webHidden/>
          </w:rPr>
          <w:fldChar w:fldCharType="begin"/>
        </w:r>
        <w:r>
          <w:rPr>
            <w:noProof/>
            <w:webHidden/>
          </w:rPr>
          <w:instrText xml:space="preserve"> PAGEREF _Toc386483641 \h </w:instrText>
        </w:r>
        <w:r>
          <w:rPr>
            <w:noProof/>
            <w:webHidden/>
          </w:rPr>
        </w:r>
        <w:r>
          <w:rPr>
            <w:noProof/>
            <w:webHidden/>
          </w:rPr>
          <w:fldChar w:fldCharType="separate"/>
        </w:r>
        <w:r>
          <w:rPr>
            <w:noProof/>
            <w:webHidden/>
          </w:rPr>
          <w:t>13</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42" w:history="1">
        <w:r w:rsidRPr="00597573">
          <w:rPr>
            <w:rStyle w:val="Hyperlink"/>
            <w:noProof/>
          </w:rPr>
          <w:t>2.3.2</w:t>
        </w:r>
        <w:r>
          <w:rPr>
            <w:rFonts w:asciiTheme="minorHAnsi" w:eastAsiaTheme="minorEastAsia" w:hAnsiTheme="minorHAnsi" w:cstheme="minorBidi"/>
            <w:noProof/>
            <w:sz w:val="22"/>
            <w:szCs w:val="22"/>
            <w:lang w:eastAsia="de-DE"/>
          </w:rPr>
          <w:tab/>
        </w:r>
        <w:r w:rsidRPr="00597573">
          <w:rPr>
            <w:rStyle w:val="Hyperlink"/>
            <w:noProof/>
          </w:rPr>
          <w:t>Andere humanoide Roboter</w:t>
        </w:r>
        <w:r>
          <w:rPr>
            <w:noProof/>
            <w:webHidden/>
          </w:rPr>
          <w:tab/>
        </w:r>
        <w:r>
          <w:rPr>
            <w:noProof/>
            <w:webHidden/>
          </w:rPr>
          <w:fldChar w:fldCharType="begin"/>
        </w:r>
        <w:r>
          <w:rPr>
            <w:noProof/>
            <w:webHidden/>
          </w:rPr>
          <w:instrText xml:space="preserve"> PAGEREF _Toc386483642 \h </w:instrText>
        </w:r>
        <w:r>
          <w:rPr>
            <w:noProof/>
            <w:webHidden/>
          </w:rPr>
        </w:r>
        <w:r>
          <w:rPr>
            <w:noProof/>
            <w:webHidden/>
          </w:rPr>
          <w:fldChar w:fldCharType="separate"/>
        </w:r>
        <w:r>
          <w:rPr>
            <w:noProof/>
            <w:webHidden/>
          </w:rPr>
          <w:t>15</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43" w:history="1">
        <w:r w:rsidRPr="00597573">
          <w:rPr>
            <w:rStyle w:val="Hyperlink"/>
            <w:noProof/>
          </w:rPr>
          <w:t>2.4</w:t>
        </w:r>
        <w:r>
          <w:rPr>
            <w:rFonts w:asciiTheme="minorHAnsi" w:eastAsiaTheme="minorEastAsia" w:hAnsiTheme="minorHAnsi" w:cstheme="minorBidi"/>
            <w:noProof/>
            <w:sz w:val="22"/>
            <w:szCs w:val="22"/>
            <w:lang w:eastAsia="de-DE"/>
          </w:rPr>
          <w:tab/>
        </w:r>
        <w:r w:rsidRPr="00597573">
          <w:rPr>
            <w:rStyle w:val="Hyperlink"/>
            <w:noProof/>
          </w:rPr>
          <w:t>Entwicklungsumgebung</w:t>
        </w:r>
        <w:r>
          <w:rPr>
            <w:noProof/>
            <w:webHidden/>
          </w:rPr>
          <w:tab/>
        </w:r>
        <w:r>
          <w:rPr>
            <w:noProof/>
            <w:webHidden/>
          </w:rPr>
          <w:fldChar w:fldCharType="begin"/>
        </w:r>
        <w:r>
          <w:rPr>
            <w:noProof/>
            <w:webHidden/>
          </w:rPr>
          <w:instrText xml:space="preserve"> PAGEREF _Toc386483643 \h </w:instrText>
        </w:r>
        <w:r>
          <w:rPr>
            <w:noProof/>
            <w:webHidden/>
          </w:rPr>
        </w:r>
        <w:r>
          <w:rPr>
            <w:noProof/>
            <w:webHidden/>
          </w:rPr>
          <w:fldChar w:fldCharType="separate"/>
        </w:r>
        <w:r>
          <w:rPr>
            <w:noProof/>
            <w:webHidden/>
          </w:rPr>
          <w:t>16</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44" w:history="1">
        <w:r w:rsidRPr="00597573">
          <w:rPr>
            <w:rStyle w:val="Hyperlink"/>
            <w:noProof/>
          </w:rPr>
          <w:t>2.5</w:t>
        </w:r>
        <w:r>
          <w:rPr>
            <w:rFonts w:asciiTheme="minorHAnsi" w:eastAsiaTheme="minorEastAsia" w:hAnsiTheme="minorHAnsi" w:cstheme="minorBidi"/>
            <w:noProof/>
            <w:sz w:val="22"/>
            <w:szCs w:val="22"/>
            <w:lang w:eastAsia="de-DE"/>
          </w:rPr>
          <w:tab/>
        </w:r>
        <w:r w:rsidRPr="00597573">
          <w:rPr>
            <w:rStyle w:val="Hyperlink"/>
            <w:noProof/>
          </w:rPr>
          <w:t>Threads</w:t>
        </w:r>
        <w:r>
          <w:rPr>
            <w:noProof/>
            <w:webHidden/>
          </w:rPr>
          <w:tab/>
        </w:r>
        <w:r>
          <w:rPr>
            <w:noProof/>
            <w:webHidden/>
          </w:rPr>
          <w:fldChar w:fldCharType="begin"/>
        </w:r>
        <w:r>
          <w:rPr>
            <w:noProof/>
            <w:webHidden/>
          </w:rPr>
          <w:instrText xml:space="preserve"> PAGEREF _Toc386483644 \h </w:instrText>
        </w:r>
        <w:r>
          <w:rPr>
            <w:noProof/>
            <w:webHidden/>
          </w:rPr>
        </w:r>
        <w:r>
          <w:rPr>
            <w:noProof/>
            <w:webHidden/>
          </w:rPr>
          <w:fldChar w:fldCharType="separate"/>
        </w:r>
        <w:r>
          <w:rPr>
            <w:noProof/>
            <w:webHidden/>
          </w:rPr>
          <w:t>16</w:t>
        </w:r>
        <w:r>
          <w:rPr>
            <w:noProof/>
            <w:webHidden/>
          </w:rPr>
          <w:fldChar w:fldCharType="end"/>
        </w:r>
      </w:hyperlink>
    </w:p>
    <w:p w:rsidR="00041E9A" w:rsidRDefault="00041E9A">
      <w:pPr>
        <w:pStyle w:val="Verzeichnis1"/>
        <w:tabs>
          <w:tab w:val="left" w:pos="480"/>
        </w:tabs>
        <w:rPr>
          <w:rFonts w:asciiTheme="minorHAnsi" w:eastAsiaTheme="minorEastAsia" w:hAnsiTheme="minorHAnsi" w:cstheme="minorBidi"/>
          <w:sz w:val="22"/>
          <w:szCs w:val="22"/>
          <w:lang w:eastAsia="de-DE"/>
        </w:rPr>
      </w:pPr>
      <w:hyperlink w:anchor="_Toc386483645" w:history="1">
        <w:r w:rsidRPr="00597573">
          <w:rPr>
            <w:rStyle w:val="Hyperlink"/>
          </w:rPr>
          <w:t>3</w:t>
        </w:r>
        <w:r>
          <w:rPr>
            <w:rFonts w:asciiTheme="minorHAnsi" w:eastAsiaTheme="minorEastAsia" w:hAnsiTheme="minorHAnsi" w:cstheme="minorBidi"/>
            <w:sz w:val="22"/>
            <w:szCs w:val="22"/>
            <w:lang w:eastAsia="de-DE"/>
          </w:rPr>
          <w:tab/>
        </w:r>
        <w:r w:rsidRPr="00597573">
          <w:rPr>
            <w:rStyle w:val="Hyperlink"/>
          </w:rPr>
          <w:t>Konzeption/Planung</w:t>
        </w:r>
        <w:r>
          <w:rPr>
            <w:webHidden/>
          </w:rPr>
          <w:tab/>
        </w:r>
        <w:r>
          <w:rPr>
            <w:webHidden/>
          </w:rPr>
          <w:fldChar w:fldCharType="begin"/>
        </w:r>
        <w:r>
          <w:rPr>
            <w:webHidden/>
          </w:rPr>
          <w:instrText xml:space="preserve"> PAGEREF _Toc386483645 \h </w:instrText>
        </w:r>
        <w:r>
          <w:rPr>
            <w:webHidden/>
          </w:rPr>
        </w:r>
        <w:r>
          <w:rPr>
            <w:webHidden/>
          </w:rPr>
          <w:fldChar w:fldCharType="separate"/>
        </w:r>
        <w:r>
          <w:rPr>
            <w:webHidden/>
          </w:rPr>
          <w:t>19</w:t>
        </w:r>
        <w:r>
          <w:rPr>
            <w:webHidden/>
          </w:rPr>
          <w:fldChar w:fldCharType="end"/>
        </w:r>
      </w:hyperlink>
    </w:p>
    <w:p w:rsidR="00041E9A" w:rsidRDefault="00041E9A">
      <w:pPr>
        <w:pStyle w:val="Verzeichnis1"/>
        <w:tabs>
          <w:tab w:val="left" w:pos="480"/>
        </w:tabs>
        <w:rPr>
          <w:rFonts w:asciiTheme="minorHAnsi" w:eastAsiaTheme="minorEastAsia" w:hAnsiTheme="minorHAnsi" w:cstheme="minorBidi"/>
          <w:sz w:val="22"/>
          <w:szCs w:val="22"/>
          <w:lang w:eastAsia="de-DE"/>
        </w:rPr>
      </w:pPr>
      <w:hyperlink w:anchor="_Toc386483646" w:history="1">
        <w:r w:rsidRPr="00597573">
          <w:rPr>
            <w:rStyle w:val="Hyperlink"/>
          </w:rPr>
          <w:t>4</w:t>
        </w:r>
        <w:r>
          <w:rPr>
            <w:rFonts w:asciiTheme="minorHAnsi" w:eastAsiaTheme="minorEastAsia" w:hAnsiTheme="minorHAnsi" w:cstheme="minorBidi"/>
            <w:sz w:val="22"/>
            <w:szCs w:val="22"/>
            <w:lang w:eastAsia="de-DE"/>
          </w:rPr>
          <w:tab/>
        </w:r>
        <w:r w:rsidRPr="00597573">
          <w:rPr>
            <w:rStyle w:val="Hyperlink"/>
          </w:rPr>
          <w:t>Umsetzung</w:t>
        </w:r>
        <w:r>
          <w:rPr>
            <w:webHidden/>
          </w:rPr>
          <w:tab/>
        </w:r>
        <w:r>
          <w:rPr>
            <w:webHidden/>
          </w:rPr>
          <w:fldChar w:fldCharType="begin"/>
        </w:r>
        <w:r>
          <w:rPr>
            <w:webHidden/>
          </w:rPr>
          <w:instrText xml:space="preserve"> PAGEREF _Toc386483646 \h </w:instrText>
        </w:r>
        <w:r>
          <w:rPr>
            <w:webHidden/>
          </w:rPr>
        </w:r>
        <w:r>
          <w:rPr>
            <w:webHidden/>
          </w:rPr>
          <w:fldChar w:fldCharType="separate"/>
        </w:r>
        <w:r>
          <w:rPr>
            <w:webHidden/>
          </w:rPr>
          <w:t>20</w:t>
        </w:r>
        <w:r>
          <w:rPr>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47" w:history="1">
        <w:r w:rsidRPr="00597573">
          <w:rPr>
            <w:rStyle w:val="Hyperlink"/>
            <w:noProof/>
          </w:rPr>
          <w:t>4.1</w:t>
        </w:r>
        <w:r>
          <w:rPr>
            <w:rFonts w:asciiTheme="minorHAnsi" w:eastAsiaTheme="minorEastAsia" w:hAnsiTheme="minorHAnsi" w:cstheme="minorBidi"/>
            <w:noProof/>
            <w:sz w:val="22"/>
            <w:szCs w:val="22"/>
            <w:lang w:eastAsia="de-DE"/>
          </w:rPr>
          <w:tab/>
        </w:r>
        <w:r w:rsidRPr="00597573">
          <w:rPr>
            <w:rStyle w:val="Hyperlink"/>
            <w:noProof/>
          </w:rPr>
          <w:t>Programmstruktur / Architektur - Dennis</w:t>
        </w:r>
        <w:r>
          <w:rPr>
            <w:noProof/>
            <w:webHidden/>
          </w:rPr>
          <w:tab/>
        </w:r>
        <w:r>
          <w:rPr>
            <w:noProof/>
            <w:webHidden/>
          </w:rPr>
          <w:fldChar w:fldCharType="begin"/>
        </w:r>
        <w:r>
          <w:rPr>
            <w:noProof/>
            <w:webHidden/>
          </w:rPr>
          <w:instrText xml:space="preserve"> PAGEREF _Toc386483647 \h </w:instrText>
        </w:r>
        <w:r>
          <w:rPr>
            <w:noProof/>
            <w:webHidden/>
          </w:rPr>
        </w:r>
        <w:r>
          <w:rPr>
            <w:noProof/>
            <w:webHidden/>
          </w:rPr>
          <w:fldChar w:fldCharType="separate"/>
        </w:r>
        <w:r>
          <w:rPr>
            <w:noProof/>
            <w:webHidden/>
          </w:rPr>
          <w:t>20</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48" w:history="1">
        <w:r w:rsidRPr="00597573">
          <w:rPr>
            <w:rStyle w:val="Hyperlink"/>
            <w:noProof/>
          </w:rPr>
          <w:t>4.1.1</w:t>
        </w:r>
        <w:r>
          <w:rPr>
            <w:rFonts w:asciiTheme="minorHAnsi" w:eastAsiaTheme="minorEastAsia" w:hAnsiTheme="minorHAnsi" w:cstheme="minorBidi"/>
            <w:noProof/>
            <w:sz w:val="22"/>
            <w:szCs w:val="22"/>
            <w:lang w:eastAsia="de-DE"/>
          </w:rPr>
          <w:tab/>
        </w:r>
        <w:r w:rsidRPr="00597573">
          <w:rPr>
            <w:rStyle w:val="Hyperlink"/>
            <w:noProof/>
          </w:rPr>
          <w:t>Programmablaufplan einer Bewegungsnachahmung</w:t>
        </w:r>
        <w:r>
          <w:rPr>
            <w:noProof/>
            <w:webHidden/>
          </w:rPr>
          <w:tab/>
        </w:r>
        <w:r>
          <w:rPr>
            <w:noProof/>
            <w:webHidden/>
          </w:rPr>
          <w:fldChar w:fldCharType="begin"/>
        </w:r>
        <w:r>
          <w:rPr>
            <w:noProof/>
            <w:webHidden/>
          </w:rPr>
          <w:instrText xml:space="preserve"> PAGEREF _Toc386483648 \h </w:instrText>
        </w:r>
        <w:r>
          <w:rPr>
            <w:noProof/>
            <w:webHidden/>
          </w:rPr>
        </w:r>
        <w:r>
          <w:rPr>
            <w:noProof/>
            <w:webHidden/>
          </w:rPr>
          <w:fldChar w:fldCharType="separate"/>
        </w:r>
        <w:r>
          <w:rPr>
            <w:noProof/>
            <w:webHidden/>
          </w:rPr>
          <w:t>22</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49" w:history="1">
        <w:r w:rsidRPr="00597573">
          <w:rPr>
            <w:rStyle w:val="Hyperlink"/>
            <w:noProof/>
          </w:rPr>
          <w:t>4.1.2</w:t>
        </w:r>
        <w:r>
          <w:rPr>
            <w:rFonts w:asciiTheme="minorHAnsi" w:eastAsiaTheme="minorEastAsia" w:hAnsiTheme="minorHAnsi" w:cstheme="minorBidi"/>
            <w:noProof/>
            <w:sz w:val="22"/>
            <w:szCs w:val="22"/>
            <w:lang w:eastAsia="de-DE"/>
          </w:rPr>
          <w:tab/>
        </w:r>
        <w:r w:rsidRPr="00597573">
          <w:rPr>
            <w:rStyle w:val="Hyperlink"/>
            <w:noProof/>
          </w:rPr>
          <w:t>Warum Threads?</w:t>
        </w:r>
        <w:r>
          <w:rPr>
            <w:noProof/>
            <w:webHidden/>
          </w:rPr>
          <w:tab/>
        </w:r>
        <w:r>
          <w:rPr>
            <w:noProof/>
            <w:webHidden/>
          </w:rPr>
          <w:fldChar w:fldCharType="begin"/>
        </w:r>
        <w:r>
          <w:rPr>
            <w:noProof/>
            <w:webHidden/>
          </w:rPr>
          <w:instrText xml:space="preserve"> PAGEREF _Toc386483649 \h </w:instrText>
        </w:r>
        <w:r>
          <w:rPr>
            <w:noProof/>
            <w:webHidden/>
          </w:rPr>
        </w:r>
        <w:r>
          <w:rPr>
            <w:noProof/>
            <w:webHidden/>
          </w:rPr>
          <w:fldChar w:fldCharType="separate"/>
        </w:r>
        <w:r>
          <w:rPr>
            <w:noProof/>
            <w:webHidden/>
          </w:rPr>
          <w:t>26</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50" w:history="1">
        <w:r w:rsidRPr="00597573">
          <w:rPr>
            <w:rStyle w:val="Hyperlink"/>
            <w:noProof/>
          </w:rPr>
          <w:t>4.2</w:t>
        </w:r>
        <w:r>
          <w:rPr>
            <w:rFonts w:asciiTheme="minorHAnsi" w:eastAsiaTheme="minorEastAsia" w:hAnsiTheme="minorHAnsi" w:cstheme="minorBidi"/>
            <w:noProof/>
            <w:sz w:val="22"/>
            <w:szCs w:val="22"/>
            <w:lang w:eastAsia="de-DE"/>
          </w:rPr>
          <w:tab/>
        </w:r>
        <w:r w:rsidRPr="00597573">
          <w:rPr>
            <w:rStyle w:val="Hyperlink"/>
            <w:noProof/>
          </w:rPr>
          <w:t>Nao – Dennis</w:t>
        </w:r>
        <w:r>
          <w:rPr>
            <w:noProof/>
            <w:webHidden/>
          </w:rPr>
          <w:tab/>
        </w:r>
        <w:r>
          <w:rPr>
            <w:noProof/>
            <w:webHidden/>
          </w:rPr>
          <w:fldChar w:fldCharType="begin"/>
        </w:r>
        <w:r>
          <w:rPr>
            <w:noProof/>
            <w:webHidden/>
          </w:rPr>
          <w:instrText xml:space="preserve"> PAGEREF _Toc386483650 \h </w:instrText>
        </w:r>
        <w:r>
          <w:rPr>
            <w:noProof/>
            <w:webHidden/>
          </w:rPr>
        </w:r>
        <w:r>
          <w:rPr>
            <w:noProof/>
            <w:webHidden/>
          </w:rPr>
          <w:fldChar w:fldCharType="separate"/>
        </w:r>
        <w:r>
          <w:rPr>
            <w:noProof/>
            <w:webHidden/>
          </w:rPr>
          <w:t>28</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1" w:history="1">
        <w:r w:rsidRPr="00597573">
          <w:rPr>
            <w:rStyle w:val="Hyperlink"/>
            <w:noProof/>
          </w:rPr>
          <w:t>4.2.1</w:t>
        </w:r>
        <w:r>
          <w:rPr>
            <w:rFonts w:asciiTheme="minorHAnsi" w:eastAsiaTheme="minorEastAsia" w:hAnsiTheme="minorHAnsi" w:cstheme="minorBidi"/>
            <w:noProof/>
            <w:sz w:val="22"/>
            <w:szCs w:val="22"/>
            <w:lang w:eastAsia="de-DE"/>
          </w:rPr>
          <w:tab/>
        </w:r>
        <w:r w:rsidRPr="00597573">
          <w:rPr>
            <w:rStyle w:val="Hyperlink"/>
            <w:noProof/>
          </w:rPr>
          <w:t>Zufällige Bewegung ausführen</w:t>
        </w:r>
        <w:r>
          <w:rPr>
            <w:noProof/>
            <w:webHidden/>
          </w:rPr>
          <w:tab/>
        </w:r>
        <w:r>
          <w:rPr>
            <w:noProof/>
            <w:webHidden/>
          </w:rPr>
          <w:fldChar w:fldCharType="begin"/>
        </w:r>
        <w:r>
          <w:rPr>
            <w:noProof/>
            <w:webHidden/>
          </w:rPr>
          <w:instrText xml:space="preserve"> PAGEREF _Toc386483651 \h </w:instrText>
        </w:r>
        <w:r>
          <w:rPr>
            <w:noProof/>
            <w:webHidden/>
          </w:rPr>
        </w:r>
        <w:r>
          <w:rPr>
            <w:noProof/>
            <w:webHidden/>
          </w:rPr>
          <w:fldChar w:fldCharType="separate"/>
        </w:r>
        <w:r>
          <w:rPr>
            <w:noProof/>
            <w:webHidden/>
          </w:rPr>
          <w:t>28</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2" w:history="1">
        <w:r w:rsidRPr="00597573">
          <w:rPr>
            <w:rStyle w:val="Hyperlink"/>
            <w:noProof/>
          </w:rPr>
          <w:t>4.2.2</w:t>
        </w:r>
        <w:r>
          <w:rPr>
            <w:rFonts w:asciiTheme="minorHAnsi" w:eastAsiaTheme="minorEastAsia" w:hAnsiTheme="minorHAnsi" w:cstheme="minorBidi"/>
            <w:noProof/>
            <w:sz w:val="22"/>
            <w:szCs w:val="22"/>
            <w:lang w:eastAsia="de-DE"/>
          </w:rPr>
          <w:tab/>
        </w:r>
        <w:r w:rsidRPr="00597573">
          <w:rPr>
            <w:rStyle w:val="Hyperlink"/>
            <w:noProof/>
          </w:rPr>
          <w:t>Bewegung wiederholen</w:t>
        </w:r>
        <w:r>
          <w:rPr>
            <w:noProof/>
            <w:webHidden/>
          </w:rPr>
          <w:tab/>
        </w:r>
        <w:r>
          <w:rPr>
            <w:noProof/>
            <w:webHidden/>
          </w:rPr>
          <w:fldChar w:fldCharType="begin"/>
        </w:r>
        <w:r>
          <w:rPr>
            <w:noProof/>
            <w:webHidden/>
          </w:rPr>
          <w:instrText xml:space="preserve"> PAGEREF _Toc386483652 \h </w:instrText>
        </w:r>
        <w:r>
          <w:rPr>
            <w:noProof/>
            <w:webHidden/>
          </w:rPr>
        </w:r>
        <w:r>
          <w:rPr>
            <w:noProof/>
            <w:webHidden/>
          </w:rPr>
          <w:fldChar w:fldCharType="separate"/>
        </w:r>
        <w:r>
          <w:rPr>
            <w:noProof/>
            <w:webHidden/>
          </w:rPr>
          <w:t>30</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3" w:history="1">
        <w:r w:rsidRPr="00597573">
          <w:rPr>
            <w:rStyle w:val="Hyperlink"/>
            <w:noProof/>
          </w:rPr>
          <w:t>4.2.3</w:t>
        </w:r>
        <w:r>
          <w:rPr>
            <w:rFonts w:asciiTheme="minorHAnsi" w:eastAsiaTheme="minorEastAsia" w:hAnsiTheme="minorHAnsi" w:cstheme="minorBidi"/>
            <w:noProof/>
            <w:sz w:val="22"/>
            <w:szCs w:val="22"/>
            <w:lang w:eastAsia="de-DE"/>
          </w:rPr>
          <w:tab/>
        </w:r>
        <w:r w:rsidRPr="00597573">
          <w:rPr>
            <w:rStyle w:val="Hyperlink"/>
            <w:noProof/>
          </w:rPr>
          <w:t>Speicherung Winkel vom Nao</w:t>
        </w:r>
        <w:r>
          <w:rPr>
            <w:noProof/>
            <w:webHidden/>
          </w:rPr>
          <w:tab/>
        </w:r>
        <w:r>
          <w:rPr>
            <w:noProof/>
            <w:webHidden/>
          </w:rPr>
          <w:fldChar w:fldCharType="begin"/>
        </w:r>
        <w:r>
          <w:rPr>
            <w:noProof/>
            <w:webHidden/>
          </w:rPr>
          <w:instrText xml:space="preserve"> PAGEREF _Toc386483653 \h </w:instrText>
        </w:r>
        <w:r>
          <w:rPr>
            <w:noProof/>
            <w:webHidden/>
          </w:rPr>
        </w:r>
        <w:r>
          <w:rPr>
            <w:noProof/>
            <w:webHidden/>
          </w:rPr>
          <w:fldChar w:fldCharType="separate"/>
        </w:r>
        <w:r>
          <w:rPr>
            <w:noProof/>
            <w:webHidden/>
          </w:rPr>
          <w:t>30</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54" w:history="1">
        <w:r w:rsidRPr="00597573">
          <w:rPr>
            <w:rStyle w:val="Hyperlink"/>
            <w:noProof/>
          </w:rPr>
          <w:t>4.3</w:t>
        </w:r>
        <w:r>
          <w:rPr>
            <w:rFonts w:asciiTheme="minorHAnsi" w:eastAsiaTheme="minorEastAsia" w:hAnsiTheme="minorHAnsi" w:cstheme="minorBidi"/>
            <w:noProof/>
            <w:sz w:val="22"/>
            <w:szCs w:val="22"/>
            <w:lang w:eastAsia="de-DE"/>
          </w:rPr>
          <w:tab/>
        </w:r>
        <w:r w:rsidRPr="00597573">
          <w:rPr>
            <w:rStyle w:val="Hyperlink"/>
            <w:noProof/>
          </w:rPr>
          <w:t>Kinect</w:t>
        </w:r>
        <w:r>
          <w:rPr>
            <w:noProof/>
            <w:webHidden/>
          </w:rPr>
          <w:tab/>
        </w:r>
        <w:r>
          <w:rPr>
            <w:noProof/>
            <w:webHidden/>
          </w:rPr>
          <w:fldChar w:fldCharType="begin"/>
        </w:r>
        <w:r>
          <w:rPr>
            <w:noProof/>
            <w:webHidden/>
          </w:rPr>
          <w:instrText xml:space="preserve"> PAGEREF _Toc386483654 \h </w:instrText>
        </w:r>
        <w:r>
          <w:rPr>
            <w:noProof/>
            <w:webHidden/>
          </w:rPr>
        </w:r>
        <w:r>
          <w:rPr>
            <w:noProof/>
            <w:webHidden/>
          </w:rPr>
          <w:fldChar w:fldCharType="separate"/>
        </w:r>
        <w:r>
          <w:rPr>
            <w:noProof/>
            <w:webHidden/>
          </w:rPr>
          <w:t>30</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5" w:history="1">
        <w:r w:rsidRPr="00597573">
          <w:rPr>
            <w:rStyle w:val="Hyperlink"/>
            <w:noProof/>
          </w:rPr>
          <w:t>4.3.1</w:t>
        </w:r>
        <w:r>
          <w:rPr>
            <w:rFonts w:asciiTheme="minorHAnsi" w:eastAsiaTheme="minorEastAsia" w:hAnsiTheme="minorHAnsi" w:cstheme="minorBidi"/>
            <w:noProof/>
            <w:sz w:val="22"/>
            <w:szCs w:val="22"/>
            <w:lang w:eastAsia="de-DE"/>
          </w:rPr>
          <w:tab/>
        </w:r>
        <w:r w:rsidRPr="00597573">
          <w:rPr>
            <w:rStyle w:val="Hyperlink"/>
            <w:noProof/>
          </w:rPr>
          <w:t>Berechnung Winkel Kinect</w:t>
        </w:r>
        <w:r>
          <w:rPr>
            <w:noProof/>
            <w:webHidden/>
          </w:rPr>
          <w:tab/>
        </w:r>
        <w:r>
          <w:rPr>
            <w:noProof/>
            <w:webHidden/>
          </w:rPr>
          <w:fldChar w:fldCharType="begin"/>
        </w:r>
        <w:r>
          <w:rPr>
            <w:noProof/>
            <w:webHidden/>
          </w:rPr>
          <w:instrText xml:space="preserve"> PAGEREF _Toc386483655 \h </w:instrText>
        </w:r>
        <w:r>
          <w:rPr>
            <w:noProof/>
            <w:webHidden/>
          </w:rPr>
        </w:r>
        <w:r>
          <w:rPr>
            <w:noProof/>
            <w:webHidden/>
          </w:rPr>
          <w:fldChar w:fldCharType="separate"/>
        </w:r>
        <w:r>
          <w:rPr>
            <w:noProof/>
            <w:webHidden/>
          </w:rPr>
          <w:t>30</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6" w:history="1">
        <w:r w:rsidRPr="00597573">
          <w:rPr>
            <w:rStyle w:val="Hyperlink"/>
            <w:noProof/>
          </w:rPr>
          <w:t>4.3.2</w:t>
        </w:r>
        <w:r>
          <w:rPr>
            <w:rFonts w:asciiTheme="minorHAnsi" w:eastAsiaTheme="minorEastAsia" w:hAnsiTheme="minorHAnsi" w:cstheme="minorBidi"/>
            <w:noProof/>
            <w:sz w:val="22"/>
            <w:szCs w:val="22"/>
            <w:lang w:eastAsia="de-DE"/>
          </w:rPr>
          <w:tab/>
        </w:r>
        <w:r w:rsidRPr="00597573">
          <w:rPr>
            <w:rStyle w:val="Hyperlink"/>
            <w:noProof/>
          </w:rPr>
          <w:t>Vergleich Winkel Kinect &lt;-&gt; Nao</w:t>
        </w:r>
        <w:r>
          <w:rPr>
            <w:noProof/>
            <w:webHidden/>
          </w:rPr>
          <w:tab/>
        </w:r>
        <w:r>
          <w:rPr>
            <w:noProof/>
            <w:webHidden/>
          </w:rPr>
          <w:fldChar w:fldCharType="begin"/>
        </w:r>
        <w:r>
          <w:rPr>
            <w:noProof/>
            <w:webHidden/>
          </w:rPr>
          <w:instrText xml:space="preserve"> PAGEREF _Toc386483656 \h </w:instrText>
        </w:r>
        <w:r>
          <w:rPr>
            <w:noProof/>
            <w:webHidden/>
          </w:rPr>
        </w:r>
        <w:r>
          <w:rPr>
            <w:noProof/>
            <w:webHidden/>
          </w:rPr>
          <w:fldChar w:fldCharType="separate"/>
        </w:r>
        <w:r>
          <w:rPr>
            <w:noProof/>
            <w:webHidden/>
          </w:rPr>
          <w:t>32</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7" w:history="1">
        <w:r w:rsidRPr="00597573">
          <w:rPr>
            <w:rStyle w:val="Hyperlink"/>
            <w:noProof/>
          </w:rPr>
          <w:t>4.3.3</w:t>
        </w:r>
        <w:r>
          <w:rPr>
            <w:rFonts w:asciiTheme="minorHAnsi" w:eastAsiaTheme="minorEastAsia" w:hAnsiTheme="minorHAnsi" w:cstheme="minorBidi"/>
            <w:noProof/>
            <w:sz w:val="22"/>
            <w:szCs w:val="22"/>
            <w:lang w:eastAsia="de-DE"/>
          </w:rPr>
          <w:tab/>
        </w:r>
        <w:r w:rsidRPr="00597573">
          <w:rPr>
            <w:rStyle w:val="Hyperlink"/>
            <w:noProof/>
          </w:rPr>
          <w:t>Schwierigkeitsgrade</w:t>
        </w:r>
        <w:r>
          <w:rPr>
            <w:noProof/>
            <w:webHidden/>
          </w:rPr>
          <w:tab/>
        </w:r>
        <w:r>
          <w:rPr>
            <w:noProof/>
            <w:webHidden/>
          </w:rPr>
          <w:fldChar w:fldCharType="begin"/>
        </w:r>
        <w:r>
          <w:rPr>
            <w:noProof/>
            <w:webHidden/>
          </w:rPr>
          <w:instrText xml:space="preserve"> PAGEREF _Toc386483657 \h </w:instrText>
        </w:r>
        <w:r>
          <w:rPr>
            <w:noProof/>
            <w:webHidden/>
          </w:rPr>
        </w:r>
        <w:r>
          <w:rPr>
            <w:noProof/>
            <w:webHidden/>
          </w:rPr>
          <w:fldChar w:fldCharType="separate"/>
        </w:r>
        <w:r>
          <w:rPr>
            <w:noProof/>
            <w:webHidden/>
          </w:rPr>
          <w:t>32</w:t>
        </w:r>
        <w:r>
          <w:rPr>
            <w:noProof/>
            <w:webHidden/>
          </w:rPr>
          <w:fldChar w:fldCharType="end"/>
        </w:r>
      </w:hyperlink>
    </w:p>
    <w:p w:rsidR="00041E9A" w:rsidRDefault="00041E9A">
      <w:pPr>
        <w:pStyle w:val="Verzeichnis3"/>
        <w:rPr>
          <w:rFonts w:asciiTheme="minorHAnsi" w:eastAsiaTheme="minorEastAsia" w:hAnsiTheme="minorHAnsi" w:cstheme="minorBidi"/>
          <w:noProof/>
          <w:sz w:val="22"/>
          <w:szCs w:val="22"/>
          <w:lang w:eastAsia="de-DE"/>
        </w:rPr>
      </w:pPr>
      <w:hyperlink w:anchor="_Toc386483658" w:history="1">
        <w:r w:rsidRPr="00597573">
          <w:rPr>
            <w:rStyle w:val="Hyperlink"/>
            <w:noProof/>
          </w:rPr>
          <w:t>4.3.4</w:t>
        </w:r>
        <w:r>
          <w:rPr>
            <w:rFonts w:asciiTheme="minorHAnsi" w:eastAsiaTheme="minorEastAsia" w:hAnsiTheme="minorHAnsi" w:cstheme="minorBidi"/>
            <w:noProof/>
            <w:sz w:val="22"/>
            <w:szCs w:val="22"/>
            <w:lang w:eastAsia="de-DE"/>
          </w:rPr>
          <w:tab/>
        </w:r>
        <w:r w:rsidRPr="00597573">
          <w:rPr>
            <w:rStyle w:val="Hyperlink"/>
            <w:noProof/>
          </w:rPr>
          <w:t>Timer</w:t>
        </w:r>
        <w:r>
          <w:rPr>
            <w:noProof/>
            <w:webHidden/>
          </w:rPr>
          <w:tab/>
        </w:r>
        <w:r>
          <w:rPr>
            <w:noProof/>
            <w:webHidden/>
          </w:rPr>
          <w:fldChar w:fldCharType="begin"/>
        </w:r>
        <w:r>
          <w:rPr>
            <w:noProof/>
            <w:webHidden/>
          </w:rPr>
          <w:instrText xml:space="preserve"> PAGEREF _Toc386483658 \h </w:instrText>
        </w:r>
        <w:r>
          <w:rPr>
            <w:noProof/>
            <w:webHidden/>
          </w:rPr>
        </w:r>
        <w:r>
          <w:rPr>
            <w:noProof/>
            <w:webHidden/>
          </w:rPr>
          <w:fldChar w:fldCharType="separate"/>
        </w:r>
        <w:r>
          <w:rPr>
            <w:noProof/>
            <w:webHidden/>
          </w:rPr>
          <w:t>32</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59" w:history="1">
        <w:r w:rsidRPr="00597573">
          <w:rPr>
            <w:rStyle w:val="Hyperlink"/>
            <w:noProof/>
          </w:rPr>
          <w:t>4.4</w:t>
        </w:r>
        <w:r>
          <w:rPr>
            <w:rFonts w:asciiTheme="minorHAnsi" w:eastAsiaTheme="minorEastAsia" w:hAnsiTheme="minorHAnsi" w:cstheme="minorBidi"/>
            <w:noProof/>
            <w:sz w:val="22"/>
            <w:szCs w:val="22"/>
            <w:lang w:eastAsia="de-DE"/>
          </w:rPr>
          <w:tab/>
        </w:r>
        <w:r w:rsidRPr="00597573">
          <w:rPr>
            <w:rStyle w:val="Hyperlink"/>
            <w:noProof/>
          </w:rPr>
          <w:t>GUI</w:t>
        </w:r>
        <w:r>
          <w:rPr>
            <w:noProof/>
            <w:webHidden/>
          </w:rPr>
          <w:tab/>
        </w:r>
        <w:r>
          <w:rPr>
            <w:noProof/>
            <w:webHidden/>
          </w:rPr>
          <w:fldChar w:fldCharType="begin"/>
        </w:r>
        <w:r>
          <w:rPr>
            <w:noProof/>
            <w:webHidden/>
          </w:rPr>
          <w:instrText xml:space="preserve"> PAGEREF _Toc386483659 \h </w:instrText>
        </w:r>
        <w:r>
          <w:rPr>
            <w:noProof/>
            <w:webHidden/>
          </w:rPr>
        </w:r>
        <w:r>
          <w:rPr>
            <w:noProof/>
            <w:webHidden/>
          </w:rPr>
          <w:fldChar w:fldCharType="separate"/>
        </w:r>
        <w:r>
          <w:rPr>
            <w:noProof/>
            <w:webHidden/>
          </w:rPr>
          <w:t>32</w:t>
        </w:r>
        <w:r>
          <w:rPr>
            <w:noProof/>
            <w:webHidden/>
          </w:rPr>
          <w:fldChar w:fldCharType="end"/>
        </w:r>
      </w:hyperlink>
    </w:p>
    <w:p w:rsidR="00041E9A" w:rsidRDefault="00041E9A">
      <w:pPr>
        <w:pStyle w:val="Verzeichnis2"/>
        <w:rPr>
          <w:rFonts w:asciiTheme="minorHAnsi" w:eastAsiaTheme="minorEastAsia" w:hAnsiTheme="minorHAnsi" w:cstheme="minorBidi"/>
          <w:noProof/>
          <w:sz w:val="22"/>
          <w:szCs w:val="22"/>
          <w:lang w:eastAsia="de-DE"/>
        </w:rPr>
      </w:pPr>
      <w:hyperlink w:anchor="_Toc386483660" w:history="1">
        <w:r w:rsidRPr="00597573">
          <w:rPr>
            <w:rStyle w:val="Hyperlink"/>
            <w:noProof/>
          </w:rPr>
          <w:t>4.5</w:t>
        </w:r>
        <w:r>
          <w:rPr>
            <w:rFonts w:asciiTheme="minorHAnsi" w:eastAsiaTheme="minorEastAsia" w:hAnsiTheme="minorHAnsi" w:cstheme="minorBidi"/>
            <w:noProof/>
            <w:sz w:val="22"/>
            <w:szCs w:val="22"/>
            <w:lang w:eastAsia="de-DE"/>
          </w:rPr>
          <w:tab/>
        </w:r>
        <w:r w:rsidRPr="00597573">
          <w:rPr>
            <w:rStyle w:val="Hyperlink"/>
            <w:noProof/>
          </w:rPr>
          <w:t>Test</w:t>
        </w:r>
        <w:r>
          <w:rPr>
            <w:noProof/>
            <w:webHidden/>
          </w:rPr>
          <w:tab/>
        </w:r>
        <w:r>
          <w:rPr>
            <w:noProof/>
            <w:webHidden/>
          </w:rPr>
          <w:fldChar w:fldCharType="begin"/>
        </w:r>
        <w:r>
          <w:rPr>
            <w:noProof/>
            <w:webHidden/>
          </w:rPr>
          <w:instrText xml:space="preserve"> PAGEREF _Toc386483660 \h </w:instrText>
        </w:r>
        <w:r>
          <w:rPr>
            <w:noProof/>
            <w:webHidden/>
          </w:rPr>
        </w:r>
        <w:r>
          <w:rPr>
            <w:noProof/>
            <w:webHidden/>
          </w:rPr>
          <w:fldChar w:fldCharType="separate"/>
        </w:r>
        <w:r>
          <w:rPr>
            <w:noProof/>
            <w:webHidden/>
          </w:rPr>
          <w:t>34</w:t>
        </w:r>
        <w:r>
          <w:rPr>
            <w:noProof/>
            <w:webHidden/>
          </w:rPr>
          <w:fldChar w:fldCharType="end"/>
        </w:r>
      </w:hyperlink>
    </w:p>
    <w:p w:rsidR="00041E9A" w:rsidRDefault="00041E9A">
      <w:pPr>
        <w:pStyle w:val="Verzeichnis1"/>
        <w:tabs>
          <w:tab w:val="left" w:pos="480"/>
        </w:tabs>
        <w:rPr>
          <w:rFonts w:asciiTheme="minorHAnsi" w:eastAsiaTheme="minorEastAsia" w:hAnsiTheme="minorHAnsi" w:cstheme="minorBidi"/>
          <w:sz w:val="22"/>
          <w:szCs w:val="22"/>
          <w:lang w:eastAsia="de-DE"/>
        </w:rPr>
      </w:pPr>
      <w:hyperlink w:anchor="_Toc386483661" w:history="1">
        <w:r w:rsidRPr="00597573">
          <w:rPr>
            <w:rStyle w:val="Hyperlink"/>
          </w:rPr>
          <w:t>5</w:t>
        </w:r>
        <w:r>
          <w:rPr>
            <w:rFonts w:asciiTheme="minorHAnsi" w:eastAsiaTheme="minorEastAsia" w:hAnsiTheme="minorHAnsi" w:cstheme="minorBidi"/>
            <w:sz w:val="22"/>
            <w:szCs w:val="22"/>
            <w:lang w:eastAsia="de-DE"/>
          </w:rPr>
          <w:tab/>
        </w:r>
        <w:r w:rsidRPr="00597573">
          <w:rPr>
            <w:rStyle w:val="Hyperlink"/>
          </w:rPr>
          <w:t>Fazit</w:t>
        </w:r>
        <w:r>
          <w:rPr>
            <w:webHidden/>
          </w:rPr>
          <w:tab/>
        </w:r>
        <w:r>
          <w:rPr>
            <w:webHidden/>
          </w:rPr>
          <w:fldChar w:fldCharType="begin"/>
        </w:r>
        <w:r>
          <w:rPr>
            <w:webHidden/>
          </w:rPr>
          <w:instrText xml:space="preserve"> PAGEREF _Toc386483661 \h </w:instrText>
        </w:r>
        <w:r>
          <w:rPr>
            <w:webHidden/>
          </w:rPr>
        </w:r>
        <w:r>
          <w:rPr>
            <w:webHidden/>
          </w:rPr>
          <w:fldChar w:fldCharType="separate"/>
        </w:r>
        <w:r>
          <w:rPr>
            <w:webHidden/>
          </w:rPr>
          <w:t>35</w:t>
        </w:r>
        <w:r>
          <w:rPr>
            <w:webHidden/>
          </w:rPr>
          <w:fldChar w:fldCharType="end"/>
        </w:r>
      </w:hyperlink>
    </w:p>
    <w:p w:rsidR="00041E9A" w:rsidRDefault="00041E9A">
      <w:pPr>
        <w:pStyle w:val="Verzeichnis1"/>
        <w:rPr>
          <w:rFonts w:asciiTheme="minorHAnsi" w:eastAsiaTheme="minorEastAsia" w:hAnsiTheme="minorHAnsi" w:cstheme="minorBidi"/>
          <w:sz w:val="22"/>
          <w:szCs w:val="22"/>
          <w:lang w:eastAsia="de-DE"/>
        </w:rPr>
      </w:pPr>
      <w:hyperlink w:anchor="_Toc386483662" w:history="1">
        <w:r w:rsidRPr="00597573">
          <w:rPr>
            <w:rStyle w:val="Hyperlink"/>
          </w:rPr>
          <w:t>Literaturverzeichnis</w:t>
        </w:r>
        <w:r>
          <w:rPr>
            <w:webHidden/>
          </w:rPr>
          <w:tab/>
        </w:r>
        <w:r>
          <w:rPr>
            <w:webHidden/>
          </w:rPr>
          <w:fldChar w:fldCharType="begin"/>
        </w:r>
        <w:r>
          <w:rPr>
            <w:webHidden/>
          </w:rPr>
          <w:instrText xml:space="preserve"> PAGEREF _Toc386483662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041E9A">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6483625"/>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1" w:name="_Toc386483626"/>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6483627"/>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6483628"/>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6483629"/>
      <w:r>
        <w:t>Vorgehensweise</w:t>
      </w:r>
      <w:bookmarkEnd w:id="15"/>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Ref346527342"/>
      <w:bookmarkStart w:id="17" w:name="_Toc386483630"/>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6483631"/>
      <w:r>
        <w:t>K</w:t>
      </w:r>
      <w:r w:rsidR="00424036">
        <w:t>inect</w:t>
      </w:r>
      <w:bookmarkEnd w:id="18"/>
      <w:bookmarkEnd w:id="19"/>
      <w:bookmarkEnd w:id="20"/>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6483632"/>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2" w:name="_Ref386029251"/>
      <w:bookmarkStart w:id="23" w:name="_Toc386483600"/>
      <w:r>
        <w:t xml:space="preserve">Abb. </w:t>
      </w:r>
      <w:fldSimple w:instr=" SEQ Abb. \* ARABIC ">
        <w:r w:rsidR="007119DD">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4" w:name="_Toc386483601"/>
      <w:r>
        <w:t xml:space="preserve">Abb. </w:t>
      </w:r>
      <w:fldSimple w:instr=" SEQ Abb. \* ARABIC ">
        <w:r w:rsidR="007119DD">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5" w:name="_Toc386483633"/>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6" w:name="_Toc386483634"/>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 xml:space="preserve"> </w:t>
      </w:r>
      <w:sdt>
        <w:sdtPr>
          <w:id w:val="-293600283"/>
          <w:citation/>
        </w:sdtPr>
        <w:sdtContent>
          <w:r w:rsidR="006E43D7">
            <w:fldChar w:fldCharType="begin"/>
          </w:r>
          <w:r w:rsidR="006E43D7">
            <w:instrText xml:space="preserve"> CITATION Mic144 \l 1031 </w:instrText>
          </w:r>
          <w:r w:rsidR="006E43D7">
            <w:fldChar w:fldCharType="separate"/>
          </w:r>
          <w:r w:rsidR="006E43D7">
            <w:rPr>
              <w:noProof/>
            </w:rPr>
            <w:t>[12]</w:t>
          </w:r>
          <w:r w:rsidR="006E43D7">
            <w:fldChar w:fldCharType="end"/>
          </w:r>
        </w:sdtContent>
      </w:sdt>
      <w:r w:rsidR="006E43D7">
        <w:t>.</w:t>
      </w:r>
      <w:r w:rsidR="007B4CC1">
        <w:t xml:space="preserve"> Das Toolkit liegt nun in den eigenen Programmen und kann auch wie eine normale Anwendung gestartet werden.</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7" w:name="_Toc386483602"/>
      <w:r>
        <w:t xml:space="preserve">Abb. </w:t>
      </w:r>
      <w:fldSimple w:instr=" SEQ Abb. \* ARABIC ">
        <w:r w:rsidR="007119DD">
          <w:rPr>
            <w:noProof/>
          </w:rPr>
          <w:t>3</w:t>
        </w:r>
      </w:fldSimple>
      <w:r>
        <w:t>: Kinect Developer Toolkit</w:t>
      </w:r>
      <w:bookmarkEnd w:id="27"/>
    </w:p>
    <w:p w:rsidR="001765C6" w:rsidRDefault="001765C6" w:rsidP="00120857"/>
    <w:p w:rsidR="006E43D7" w:rsidRDefault="001765C6" w:rsidP="00120857">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die Schwierigkeit sowie die verwendete Programmiersprache aufgezeigt. Zu jedem Programmbeispiel gibt es auf der rechten Seite drei Buttons</w:t>
      </w:r>
      <w:r w:rsidR="000012D3">
        <w:t>:</w:t>
      </w:r>
    </w:p>
    <w:p w:rsidR="001765C6" w:rsidRDefault="000012D3" w:rsidP="001765C6">
      <w:pPr>
        <w:pStyle w:val="Listenabsatz"/>
        <w:numPr>
          <w:ilvl w:val="0"/>
          <w:numId w:val="35"/>
        </w:numPr>
      </w:pPr>
      <w:proofErr w:type="spellStart"/>
      <w:r>
        <w:t>Documentation</w:t>
      </w:r>
      <w:proofErr w:type="spellEnd"/>
    </w:p>
    <w:p w:rsidR="001765C6" w:rsidRDefault="000012D3" w:rsidP="001765C6">
      <w:pPr>
        <w:pStyle w:val="Listenabsatz"/>
        <w:numPr>
          <w:ilvl w:val="0"/>
          <w:numId w:val="35"/>
        </w:numPr>
      </w:pPr>
      <w:proofErr w:type="spellStart"/>
      <w:r>
        <w:t>Install</w:t>
      </w:r>
      <w:proofErr w:type="spellEnd"/>
    </w:p>
    <w:p w:rsidR="001765C6" w:rsidRDefault="000012D3" w:rsidP="001765C6">
      <w:pPr>
        <w:pStyle w:val="Listenabsatz"/>
        <w:numPr>
          <w:ilvl w:val="0"/>
          <w:numId w:val="35"/>
        </w:numPr>
      </w:pPr>
      <w:r>
        <w:t>Run</w:t>
      </w:r>
    </w:p>
    <w:p w:rsidR="006E43D7" w:rsidRDefault="000012D3" w:rsidP="00120857">
      <w:r>
        <w:t>Bei Aufruf der Dok</w:t>
      </w:r>
      <w:r w:rsidR="001765C6">
        <w:t xml:space="preserve">umentation wird ein neues Browserfenster geöffnet mit den Informationen </w:t>
      </w:r>
      <w:r w:rsidR="00DA4826">
        <w:t>des aufgerufenen</w:t>
      </w:r>
      <w:r w:rsidR="001765C6">
        <w:t xml:space="preserve"> Beispiels. Es wird also automatisch die Seite von Microsoft mit dem entsprechenden Bericht geöffnet.</w:t>
      </w:r>
    </w:p>
    <w:p w:rsidR="001765C6" w:rsidRDefault="001765C6" w:rsidP="00120857">
      <w:r>
        <w:t xml:space="preserve">Um </w:t>
      </w:r>
      <w:r w:rsidR="00DA4826">
        <w:t>ein Beispielprogramm starten zu können (</w:t>
      </w:r>
      <w:proofErr w:type="spellStart"/>
      <w:r w:rsidR="00DA4826">
        <w:t>run</w:t>
      </w:r>
      <w:proofErr w:type="spellEnd"/>
      <w:r w:rsidR="00DA4826">
        <w:t>) muss es zunächst installiert werden.</w:t>
      </w:r>
    </w:p>
    <w:p w:rsidR="001765C6" w:rsidRDefault="001765C6" w:rsidP="00120857"/>
    <w:p w:rsidR="006E43D7" w:rsidRDefault="006E43D7" w:rsidP="00120857"/>
    <w:p w:rsidR="00732AB7" w:rsidRDefault="00732AB7" w:rsidP="00120857">
      <w:r w:rsidRPr="00732AB7">
        <w:t xml:space="preserve">Diese Erweiterung bringt eine Vielzahl zusätzlicher Codebeispiele. Das für die GUI erforderliche Modul hört auf den Namen </w:t>
      </w:r>
      <w:proofErr w:type="spellStart"/>
      <w:r w:rsidRPr="00732AB7">
        <w:t>Microsoft.Kinect.Toolkit</w:t>
      </w:r>
      <w:proofErr w:type="spellEnd"/>
      <w:r w:rsidRPr="00732AB7">
        <w:t xml:space="preserve"> und ist in die Projektmappe zu integrieren und mit notwendigen Referenzen zu versehen. Der Code der .</w:t>
      </w:r>
      <w:proofErr w:type="spellStart"/>
      <w:r w:rsidRPr="00732AB7">
        <w:t>xaml</w:t>
      </w:r>
      <w:proofErr w:type="spellEnd"/>
      <w:r w:rsidRPr="00732AB7">
        <w:t xml:space="preserve">-Datei beginnt mit dem Einbinden des für das Toolkit zuständigen </w:t>
      </w:r>
      <w:proofErr w:type="spellStart"/>
      <w:r w:rsidRPr="00732AB7">
        <w:t>Namespace</w:t>
      </w:r>
      <w:r w:rsidR="000012D3">
        <w:t>s</w:t>
      </w:r>
      <w:proofErr w:type="spellEnd"/>
      <w:r w:rsidRPr="00732AB7">
        <w:t>:</w:t>
      </w:r>
    </w:p>
    <w:p w:rsidR="00732AB7" w:rsidRDefault="00732AB7" w:rsidP="00120857"/>
    <w:p w:rsidR="001A5A87" w:rsidRDefault="001A5A87" w:rsidP="00120857">
      <w:r>
        <w:t>Skeleton-Tracking…</w:t>
      </w:r>
    </w:p>
    <w:p w:rsidR="00120857" w:rsidRDefault="00120857" w:rsidP="00120857">
      <w:commentRangeStart w:id="28"/>
      <w:r>
        <w:t>Mit Bilder</w:t>
      </w:r>
      <w:commentRangeEnd w:id="28"/>
      <w:r>
        <w:rPr>
          <w:rStyle w:val="Kommentarzeichen"/>
        </w:rPr>
        <w:commentReference w:id="28"/>
      </w:r>
    </w:p>
    <w:p w:rsidR="0089646C" w:rsidRDefault="0089646C" w:rsidP="00120857"/>
    <w:p w:rsidR="0089646C" w:rsidRPr="00120857" w:rsidRDefault="0089646C" w:rsidP="00120857"/>
    <w:p w:rsidR="006C5A07" w:rsidRDefault="00E9309A">
      <w:pPr>
        <w:pStyle w:val="berschrift2"/>
      </w:pPr>
      <w:bookmarkStart w:id="29" w:name="_Ref381795262"/>
      <w:bookmarkStart w:id="30" w:name="_Toc386483635"/>
      <w:commentRangeStart w:id="31"/>
      <w:r>
        <w:t>Winkel</w:t>
      </w:r>
      <w:commentRangeEnd w:id="31"/>
      <w:r>
        <w:rPr>
          <w:rStyle w:val="Kommentarzeichen"/>
          <w:rFonts w:eastAsia="Times New Roman"/>
          <w:b w:val="0"/>
          <w:bCs w:val="0"/>
          <w:color w:val="auto"/>
        </w:rPr>
        <w:commentReference w:id="31"/>
      </w:r>
      <w:bookmarkEnd w:id="30"/>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t>Radiant = Grad * 180/</w:t>
      </w:r>
      <w:proofErr w:type="spellStart"/>
      <w: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2" w:name="_Toc386483636"/>
      <w:r>
        <w:t>Roll-Nick-Gier-Winkel</w:t>
      </w:r>
      <w:bookmarkEnd w:id="32"/>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79B0F928" wp14:editId="155359D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3" w:name="_Toc386483603"/>
      <w:r>
        <w:t xml:space="preserve">Abb. </w:t>
      </w:r>
      <w:fldSimple w:instr=" SEQ Abb. \* ARABIC ">
        <w:r w:rsidR="007119DD">
          <w:rPr>
            <w:noProof/>
          </w:rPr>
          <w:t>4</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3"/>
    </w:p>
    <w:p w:rsidR="00E9309A" w:rsidRDefault="00E9309A" w:rsidP="00E9309A">
      <w:pPr>
        <w:pStyle w:val="berschrift3"/>
      </w:pPr>
      <w:bookmarkStart w:id="34" w:name="_Ref386471124"/>
      <w:bookmarkStart w:id="35" w:name="_Toc386483637"/>
      <w:r>
        <w:lastRenderedPageBreak/>
        <w:t>Winkelberechnung</w:t>
      </w:r>
      <w:bookmarkEnd w:id="34"/>
      <w:bookmarkEnd w:id="35"/>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6" w:name="_Toc386483638"/>
      <w:proofErr w:type="spellStart"/>
      <w:r>
        <w:t>Humanoide</w:t>
      </w:r>
      <w:proofErr w:type="spellEnd"/>
      <w:r>
        <w:t xml:space="preserve"> Roboter</w:t>
      </w:r>
      <w:bookmarkStart w:id="37" w:name="_Toc262116040"/>
      <w:bookmarkStart w:id="38" w:name="_Toc333403709"/>
      <w:bookmarkEnd w:id="29"/>
      <w:bookmarkEnd w:id="36"/>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39" w:name="_Toc386483639"/>
      <w:commentRangeStart w:id="40"/>
      <w:proofErr w:type="spellStart"/>
      <w:r>
        <w:t>Nao</w:t>
      </w:r>
      <w:commentRangeEnd w:id="40"/>
      <w:proofErr w:type="spellEnd"/>
      <w:r w:rsidR="00251B4D">
        <w:rPr>
          <w:rStyle w:val="Kommentarzeichen"/>
          <w:rFonts w:eastAsia="Times New Roman"/>
          <w:b w:val="0"/>
          <w:bCs w:val="0"/>
          <w:color w:val="auto"/>
        </w:rPr>
        <w:commentReference w:id="40"/>
      </w:r>
      <w:bookmarkEnd w:id="39"/>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41" w:name="_Toc386483640"/>
      <w:r>
        <w:lastRenderedPageBreak/>
        <w:t>Hardware</w:t>
      </w:r>
      <w:bookmarkEnd w:id="41"/>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w:t>
      </w:r>
      <w:proofErr w:type="gramStart"/>
      <w:r w:rsidR="00D4666D">
        <w:t>seine</w:t>
      </w:r>
      <w:proofErr w:type="gramEnd"/>
      <w:r w:rsidR="00D4666D">
        <w:t xml:space="preserve"> Internet Protokoll (IP)</w:t>
      </w:r>
      <w:r w:rsidR="00D4666D">
        <w:fldChar w:fldCharType="begin"/>
      </w:r>
      <w:r w:rsidR="00D4666D">
        <w:instrText xml:space="preserve"> XE "IP" \f "abk"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39A931CB" wp14:editId="2AE7F93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8">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Ref386031311"/>
      <w:bookmarkStart w:id="43" w:name="_Toc386483604"/>
      <w:r>
        <w:t xml:space="preserve">Abb. </w:t>
      </w:r>
      <w:fldSimple w:instr=" SEQ Abb. \* ARABIC ">
        <w:r w:rsidR="007119DD">
          <w:rPr>
            <w:noProof/>
          </w:rPr>
          <w:t>5</w:t>
        </w:r>
      </w:fldSimple>
      <w:bookmarkEnd w:id="42"/>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3"/>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204F6202" wp14:editId="206FA9B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9">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4" w:name="_Toc386483605"/>
      <w:r>
        <w:t xml:space="preserve">Abb. </w:t>
      </w:r>
      <w:fldSimple w:instr=" SEQ Abb. \* ARABIC ">
        <w:r w:rsidR="007119DD">
          <w:rPr>
            <w:noProof/>
          </w:rPr>
          <w:t>6</w:t>
        </w:r>
      </w:fldSimple>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4"/>
    </w:p>
    <w:p w:rsidR="00887880" w:rsidRDefault="00887880" w:rsidP="00887880">
      <w:pPr>
        <w:keepNext/>
        <w:jc w:val="center"/>
      </w:pPr>
    </w:p>
    <w:p w:rsidR="00F2309A" w:rsidRDefault="00F2309A">
      <w:pPr>
        <w:pStyle w:val="berschrift4"/>
      </w:pPr>
      <w:bookmarkStart w:id="45" w:name="_Toc386483641"/>
      <w:r>
        <w:t>Software</w:t>
      </w:r>
      <w:bookmarkEnd w:id="45"/>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76CE93CA" wp14:editId="6E08A311">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20">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Ref386048151"/>
      <w:bookmarkStart w:id="47" w:name="_Toc386483606"/>
      <w:r>
        <w:t xml:space="preserve">Abb. </w:t>
      </w:r>
      <w:fldSimple w:instr=" SEQ Abb. \* ARABIC ">
        <w:r w:rsidR="007119DD">
          <w:rPr>
            <w:noProof/>
          </w:rPr>
          <w:t>7</w:t>
        </w:r>
      </w:fldSimple>
      <w:bookmarkEnd w:id="46"/>
      <w:r>
        <w:t xml:space="preserve">: </w:t>
      </w:r>
      <w:proofErr w:type="spellStart"/>
      <w:r>
        <w:t>Nao</w:t>
      </w:r>
      <w:proofErr w:type="spellEnd"/>
      <w:r>
        <w:t xml:space="preserve"> Software</w:t>
      </w:r>
      <w:bookmarkEnd w:id="47"/>
    </w:p>
    <w:p w:rsidR="00E972F9" w:rsidRDefault="00E972F9" w:rsidP="00F2309A"/>
    <w:p w:rsidR="00E972F9" w:rsidRDefault="00E972F9" w:rsidP="00F2309A"/>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w:t>
      </w:r>
      <w:r w:rsidR="00F2309A">
        <w:lastRenderedPageBreak/>
        <w:t>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drawing>
          <wp:inline distT="0" distB="0" distL="0" distR="0" wp14:anchorId="5C64B896" wp14:editId="1F0A449C">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6483607"/>
      <w:r>
        <w:t xml:space="preserve">Abb. </w:t>
      </w:r>
      <w:fldSimple w:instr=" SEQ Abb. \* ARABIC ">
        <w:r w:rsidR="007119DD">
          <w:rPr>
            <w:noProof/>
          </w:rPr>
          <w:t>8</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w:t>
      </w:r>
      <w:commentRangeStart w:id="50"/>
      <w:r>
        <w:t>SDKs</w:t>
      </w:r>
      <w:commentRangeEnd w:id="50"/>
      <w:r>
        <w:rPr>
          <w:rStyle w:val="Kommentarzeichen"/>
        </w:rPr>
        <w:commentReference w:id="50"/>
      </w:r>
      <w:r>
        <w:t xml:space="preserve">.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lastRenderedPageBreak/>
        <w:drawing>
          <wp:inline distT="0" distB="0" distL="0" distR="0" wp14:anchorId="67F6E0A6" wp14:editId="05152131">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1" w:name="_Ref386051458"/>
      <w:bookmarkStart w:id="52" w:name="_Toc386483608"/>
      <w:r>
        <w:t xml:space="preserve">Abb. </w:t>
      </w:r>
      <w:fldSimple w:instr=" SEQ Abb. \* ARABIC ">
        <w:r w:rsidR="007119DD">
          <w:rPr>
            <w:noProof/>
          </w:rPr>
          <w:t>9</w:t>
        </w:r>
      </w:fldSimple>
      <w:bookmarkEnd w:id="51"/>
      <w:r>
        <w:t xml:space="preserve">: </w:t>
      </w:r>
      <w:proofErr w:type="spellStart"/>
      <w:r>
        <w:t>Nao</w:t>
      </w:r>
      <w:proofErr w:type="spellEnd"/>
      <w:r>
        <w:t xml:space="preserve"> Programmiersprachen</w:t>
      </w:r>
      <w:bookmarkEnd w:id="52"/>
    </w:p>
    <w:p w:rsidR="00DB2A9F" w:rsidRDefault="006A183A" w:rsidP="00DB2A9F">
      <w:r>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16A702F6" wp14:editId="202946A6">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3" w:name="_Ref381894235"/>
      <w:bookmarkStart w:id="54" w:name="_Toc386483609"/>
      <w:r>
        <w:t xml:space="preserve">Abb. </w:t>
      </w:r>
      <w:fldSimple w:instr=" SEQ Abb. \* ARABIC ">
        <w:r w:rsidR="007119DD">
          <w:rPr>
            <w:noProof/>
          </w:rPr>
          <w:t>10</w:t>
        </w:r>
      </w:fldSimple>
      <w:bookmarkEnd w:id="53"/>
      <w:r>
        <w:t xml:space="preserve">: </w:t>
      </w:r>
      <w:proofErr w:type="spellStart"/>
      <w:r>
        <w:t>Nao</w:t>
      </w:r>
      <w:proofErr w:type="spellEnd"/>
      <w:r>
        <w:t xml:space="preserve"> Bibliothek nutzen</w:t>
      </w:r>
      <w:bookmarkEnd w:id="54"/>
    </w:p>
    <w:p w:rsidR="00BB56E7" w:rsidRP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 </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847E0D" w:rsidRDefault="00847E0D">
      <w:pPr>
        <w:pStyle w:val="berschrift3"/>
      </w:pPr>
      <w:bookmarkStart w:id="55" w:name="_Toc386483642"/>
      <w:r>
        <w:t xml:space="preserve">Andere </w:t>
      </w:r>
      <w:proofErr w:type="spellStart"/>
      <w:r>
        <w:t>humanoide</w:t>
      </w:r>
      <w:proofErr w:type="spellEnd"/>
      <w:r>
        <w:t xml:space="preserve"> Roboter</w:t>
      </w:r>
      <w:bookmarkEnd w:id="55"/>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w:t>
      </w:r>
      <w:r>
        <w:lastRenderedPageBreak/>
        <w:t xml:space="preserve">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p w:rsidR="009A0DFE" w:rsidRDefault="00E9309A" w:rsidP="009A0DFE">
      <w:pPr>
        <w:pStyle w:val="berschrift2"/>
      </w:pPr>
      <w:bookmarkStart w:id="56" w:name="_Toc386483643"/>
      <w:r>
        <w:t>Entwicklungsumgebung</w:t>
      </w:r>
      <w:bookmarkEnd w:id="56"/>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887880">
        <w:t xml:space="preserve">kann man wie </w:t>
      </w:r>
      <w:r w:rsidR="00931235">
        <w:t xml:space="preserve">neben C++ </w:t>
      </w:r>
      <w:proofErr w:type="spellStart"/>
      <w:r w:rsidR="00931235">
        <w:t>unnd</w:t>
      </w:r>
      <w:proofErr w:type="spellEnd"/>
      <w:r w:rsidR="00931235">
        <w:t xml:space="preserve"> Python </w:t>
      </w:r>
      <w:r w:rsidR="00887880">
        <w:t>ebenfalls C# nutzen.</w:t>
      </w:r>
    </w:p>
    <w:p w:rsidR="00942CB8" w:rsidRPr="0080399A"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C73DC2" w:rsidRDefault="0080399A" w:rsidP="00C73DC2">
      <w:pPr>
        <w:pStyle w:val="berschrift2"/>
      </w:pPr>
      <w:bookmarkStart w:id="57" w:name="_Toc386483644"/>
      <w:r>
        <w:t>Threads</w:t>
      </w:r>
      <w:bookmarkEnd w:id="57"/>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6A881961" wp14:editId="02429E9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2873AA">
      <w:pPr>
        <w:pStyle w:val="Beschriftung"/>
        <w:jc w:val="center"/>
      </w:pPr>
      <w:bookmarkStart w:id="58" w:name="_Ref386470588"/>
      <w:bookmarkStart w:id="59" w:name="_Toc386483610"/>
      <w:r>
        <w:t xml:space="preserve">Abb. </w:t>
      </w:r>
      <w:fldSimple w:instr=" SEQ Abb. \* ARABIC ">
        <w:r w:rsidR="007119DD">
          <w:rPr>
            <w:noProof/>
          </w:rPr>
          <w:t>11</w:t>
        </w:r>
      </w:fldSimple>
      <w:bookmarkEnd w:id="58"/>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59"/>
    </w:p>
    <w:p w:rsidR="002873AA" w:rsidRDefault="002873AA" w:rsidP="00B417DA"/>
    <w:p w:rsidR="00B417DA" w:rsidRDefault="00CB5FD2" w:rsidP="00B417DA">
      <w:r>
        <w:lastRenderedPageBreak/>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drawing>
          <wp:inline distT="0" distB="0" distL="0" distR="0" wp14:anchorId="50CAE677" wp14:editId="12F83462">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0" w:name="_Ref386470208"/>
      <w:bookmarkStart w:id="61" w:name="_Toc386483611"/>
      <w:r>
        <w:t xml:space="preserve">Abb. </w:t>
      </w:r>
      <w:fldSimple w:instr=" SEQ Abb. \* ARABIC ">
        <w:r w:rsidR="007119DD">
          <w:rPr>
            <w:noProof/>
          </w:rPr>
          <w:t>12</w:t>
        </w:r>
      </w:fldSimple>
      <w:bookmarkEnd w:id="60"/>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1"/>
    </w:p>
    <w:p w:rsidR="002873AA" w:rsidRDefault="002873AA" w:rsidP="002873AA">
      <w:r>
        <w:t>Die Threads können dabei folgende Zustände haben:</w:t>
      </w:r>
    </w:p>
    <w:p w:rsidR="007119DD" w:rsidRDefault="002873AA" w:rsidP="007119DD">
      <w:pPr>
        <w:keepNext/>
        <w:jc w:val="center"/>
      </w:pPr>
      <w:r>
        <w:rPr>
          <w:noProof/>
          <w:lang w:eastAsia="de-DE"/>
        </w:rPr>
        <w:lastRenderedPageBreak/>
        <w:drawing>
          <wp:inline distT="0" distB="0" distL="0" distR="0" wp14:anchorId="56FE5337" wp14:editId="75CB46FC">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2" w:name="_Toc386483612"/>
      <w:r>
        <w:t xml:space="preserve">Abb. </w:t>
      </w:r>
      <w:fldSimple w:instr=" SEQ Abb. \* ARABIC ">
        <w:r>
          <w:rPr>
            <w:noProof/>
          </w:rPr>
          <w:t>13</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80399A" w:rsidRPr="00E9309A" w:rsidRDefault="00B417DA" w:rsidP="00B417DA">
      <w:r>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3" w:name="_Toc386483645"/>
      <w:commentRangeStart w:id="64"/>
      <w:r>
        <w:lastRenderedPageBreak/>
        <w:t>Konzeption/Planung</w:t>
      </w:r>
      <w:commentRangeEnd w:id="64"/>
      <w:r w:rsidR="002F647E">
        <w:rPr>
          <w:rStyle w:val="Kommentarzeichen"/>
          <w:rFonts w:eastAsia="Times New Roman"/>
          <w:b w:val="0"/>
          <w:bCs w:val="0"/>
          <w:color w:val="auto"/>
        </w:rPr>
        <w:commentReference w:id="64"/>
      </w:r>
      <w:bookmarkEnd w:id="63"/>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65" w:author="Dennis" w:date="2014-03-16T14:10:00Z">
        <w:r w:rsidR="00C25F49">
          <w:t xml:space="preserve">wobei es sich </w:t>
        </w:r>
      </w:ins>
      <w:r w:rsidR="00960236">
        <w:t xml:space="preserve">zu Beginn </w:t>
      </w:r>
      <w:del w:id="66" w:author="Dennis" w:date="2014-03-16T14:10:00Z">
        <w:r w:rsidR="00960236" w:rsidDel="00C25F49">
          <w:delText>werden dies</w:delText>
        </w:r>
      </w:del>
      <w:ins w:id="67" w:author="Dennis" w:date="2014-03-16T14:10:00Z">
        <w:r w:rsidR="00C25F49">
          <w:t>um</w:t>
        </w:r>
      </w:ins>
      <w:r w:rsidR="00960236">
        <w:t xml:space="preserve"> einfache Bewegungen </w:t>
      </w:r>
      <w:del w:id="68" w:author="Dennis" w:date="2014-03-16T14:10:00Z">
        <w:r w:rsidR="00960236" w:rsidDel="00C25F49">
          <w:delText>sein</w:delText>
        </w:r>
      </w:del>
      <w:ins w:id="69" w:author="Dennis" w:date="2014-03-16T14:10:00Z">
        <w:r w:rsidR="00C25F49">
          <w:t>handelt</w:t>
        </w:r>
      </w:ins>
      <w:r w:rsidR="00960236">
        <w:t>, damit alle Komponenten auf ihre Funktionstüchtigkeit getestet werden können.</w:t>
      </w:r>
      <w:r>
        <w:t xml:space="preserve"> </w:t>
      </w:r>
      <w:del w:id="70" w:author="Dennis" w:date="2014-03-16T14:11:00Z">
        <w:r w:rsidR="00960236" w:rsidDel="00C25F49">
          <w:delText>Es</w:delText>
        </w:r>
        <w:r w:rsidDel="00C25F49">
          <w:delText xml:space="preserve"> </w:delText>
        </w:r>
      </w:del>
      <w:ins w:id="71" w:author="Dennis" w:date="2014-03-16T14:11:00Z">
        <w:r w:rsidR="00C25F49">
          <w:t xml:space="preserve">Außerdem </w:t>
        </w:r>
      </w:ins>
      <w:r>
        <w:t xml:space="preserve">sollen </w:t>
      </w:r>
      <w:del w:id="72" w:author="Dennis" w:date="2014-03-16T14:11:00Z">
        <w:r w:rsidDel="00C25F49">
          <w:delText xml:space="preserve">auch </w:delText>
        </w:r>
      </w:del>
      <w:r>
        <w:t xml:space="preserve">die entsprechenden Winkel </w:t>
      </w:r>
      <w:ins w:id="73" w:author="Dennis" w:date="2014-03-16T14:11:00Z">
        <w:r w:rsidR="00C25F49">
          <w:t xml:space="preserve">der durchgeführten Bewegung </w:t>
        </w:r>
      </w:ins>
      <w:del w:id="74" w:author="Dennis" w:date="2014-03-16T14:11:00Z">
        <w:r w:rsidDel="00C25F49">
          <w:delText xml:space="preserve">berechnet </w:delText>
        </w:r>
      </w:del>
      <w:ins w:id="75" w:author="Dennis" w:date="2014-03-16T14:11:00Z">
        <w:r w:rsidR="00C25F49">
          <w:t xml:space="preserve">ausgelesen </w:t>
        </w:r>
      </w:ins>
      <w:r>
        <w:t>und an eine Klasse übermittelt werden</w:t>
      </w:r>
      <w:del w:id="76" w:author="Dennis" w:date="2014-03-16T14:12:00Z">
        <w:r w:rsidR="00960236" w:rsidDel="00C25F49">
          <w:delText xml:space="preserve">, </w:delText>
        </w:r>
      </w:del>
      <w:ins w:id="77" w:author="Dennis" w:date="2014-03-16T14:12:00Z">
        <w:r w:rsidR="00C25F49">
          <w:t xml:space="preserve">. </w:t>
        </w:r>
      </w:ins>
      <w:del w:id="78" w:author="Dennis" w:date="2014-03-16T14:12:00Z">
        <w:r w:rsidR="00960236" w:rsidDel="00C25F49">
          <w:delText>die diese mit den Winkeln, die die Kinect sendet, vergleicht</w:delText>
        </w:r>
        <w:r w:rsidDel="00C25F49">
          <w:delText>.</w:delText>
        </w:r>
      </w:del>
      <w:ins w:id="79"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0" w:author="Dennis" w:date="2014-03-16T14:19:00Z">
        <w:r w:rsidDel="005C2AEB">
          <w:delText xml:space="preserve">Dabei </w:delText>
        </w:r>
        <w:r w:rsidR="00960236" w:rsidDel="005C2AEB">
          <w:delText>sollen</w:delText>
        </w:r>
      </w:del>
      <w:ins w:id="81" w:author="Dennis" w:date="2014-03-16T14:19:00Z">
        <w:r w:rsidR="005C2AEB">
          <w:t>Zunächst werden lediglich</w:t>
        </w:r>
      </w:ins>
      <w:r w:rsidR="00960236">
        <w:t xml:space="preserve"> di</w:t>
      </w:r>
      <w:r>
        <w:t xml:space="preserve">e Winkel </w:t>
      </w:r>
      <w:del w:id="82" w:author="Dennis" w:date="2014-03-16T14:19:00Z">
        <w:r w:rsidR="00960236" w:rsidDel="005C2AEB">
          <w:delText xml:space="preserve">erstmal nur </w:delText>
        </w:r>
        <w:r w:rsidDel="005C2AEB">
          <w:delText>zu Beginn</w:delText>
        </w:r>
      </w:del>
      <w:ins w:id="83" w:author="Dennis" w:date="2014-03-16T14:19:00Z">
        <w:r w:rsidR="005C2AEB">
          <w:t>des Starts</w:t>
        </w:r>
      </w:ins>
      <w:r>
        <w:t xml:space="preserve"> und Ende</w:t>
      </w:r>
      <w:ins w:id="84" w:author="Dennis" w:date="2014-03-16T14:20:00Z">
        <w:r w:rsidR="005C2AEB">
          <w:t>s</w:t>
        </w:r>
      </w:ins>
      <w:r>
        <w:t xml:space="preserve"> der </w:t>
      </w:r>
      <w:ins w:id="85" w:author="Dennis" w:date="2014-03-16T14:20:00Z">
        <w:r w:rsidR="005C2AEB">
          <w:t>Benutzer-</w:t>
        </w:r>
      </w:ins>
      <w:r>
        <w:t xml:space="preserve">Bewegung gemessen und </w:t>
      </w:r>
      <w:ins w:id="86" w:author="Dennis" w:date="2014-03-16T14:20:00Z">
        <w:r w:rsidR="005C2AEB">
          <w:t xml:space="preserve">mit den gespeicherten Werten des </w:t>
        </w:r>
        <w:proofErr w:type="spellStart"/>
        <w:r w:rsidR="005C2AEB">
          <w:t>Naos</w:t>
        </w:r>
        <w:proofErr w:type="spellEnd"/>
        <w:r w:rsidR="005C2AEB">
          <w:t xml:space="preserve"> </w:t>
        </w:r>
      </w:ins>
      <w:r>
        <w:t>verglichen</w:t>
      </w:r>
      <w:del w:id="87" w:author="Dennis" w:date="2014-03-16T14:21:00Z">
        <w:r w:rsidR="00960236" w:rsidDel="005C2AEB">
          <w:delText xml:space="preserve"> werden</w:delText>
        </w:r>
      </w:del>
      <w:r w:rsidR="00960236">
        <w:t xml:space="preserve">. Sofern dieser Mechanismus funktioniert sollen die </w:t>
      </w:r>
      <w:ins w:id="88" w:author="Dennis" w:date="2014-03-16T14:22:00Z">
        <w:r w:rsidR="005C2AEB">
          <w:t xml:space="preserve">Winkel der </w:t>
        </w:r>
      </w:ins>
      <w:r w:rsidR="00960236">
        <w:t xml:space="preserve">Bewegungen </w:t>
      </w:r>
      <w:del w:id="89" w:author="Dennis" w:date="2014-03-16T14:19:00Z">
        <w:r w:rsidR="00960236" w:rsidDel="005C2AEB">
          <w:delText xml:space="preserve">komplizierter und umfangreicher werden und auch </w:delText>
        </w:r>
      </w:del>
      <w:del w:id="90" w:author="Dennis" w:date="2014-03-16T14:22:00Z">
        <w:r w:rsidR="00960236" w:rsidDel="005C2AEB">
          <w:delText>mit verschiedenen</w:delText>
        </w:r>
      </w:del>
      <w:ins w:id="91"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2" w:author="Dennis" w:date="2014-03-16T15:31:00Z">
        <w:r w:rsidDel="004412C5">
          <w:delText xml:space="preserve">als wie gut </w:delText>
        </w:r>
      </w:del>
      <w:ins w:id="93"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4" w:name="_Toc386483646"/>
      <w:r>
        <w:lastRenderedPageBreak/>
        <w:t>Umsetzung</w:t>
      </w:r>
      <w:bookmarkEnd w:id="94"/>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95" w:name="_Toc386483647"/>
      <w:r>
        <w:t>Programm</w:t>
      </w:r>
      <w:r w:rsidR="00DB0376">
        <w:t>struktur</w:t>
      </w:r>
      <w:r w:rsidR="00ED3440">
        <w:t xml:space="preserve"> / Architektur</w:t>
      </w:r>
      <w:r w:rsidR="00F7001A">
        <w:t xml:space="preserve"> - Dennis</w:t>
      </w:r>
      <w:bookmarkEnd w:id="95"/>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6"/>
      <w:r w:rsidR="00EA47A3">
        <w:t xml:space="preserve"> Variablen und Methoden</w:t>
      </w:r>
      <w:commentRangeEnd w:id="96"/>
      <w:r w:rsidR="00EA47A3">
        <w:rPr>
          <w:rStyle w:val="Kommentarzeichen"/>
        </w:rPr>
        <w:commentReference w:id="96"/>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126F21DE" wp14:editId="4C72FFEA">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97" w:name="_Ref386027265"/>
      <w:bookmarkStart w:id="98" w:name="_Toc386483613"/>
      <w:r>
        <w:t xml:space="preserve">Abb. </w:t>
      </w:r>
      <w:fldSimple w:instr=" SEQ Abb. \* ARABIC ">
        <w:r w:rsidR="007119DD">
          <w:rPr>
            <w:noProof/>
          </w:rPr>
          <w:t>14</w:t>
        </w:r>
      </w:fldSimple>
      <w:bookmarkEnd w:id="97"/>
      <w:r>
        <w:t xml:space="preserve">: Code </w:t>
      </w:r>
      <w:proofErr w:type="spellStart"/>
      <w:r>
        <w:t>Map</w:t>
      </w:r>
      <w:bookmarkEnd w:id="98"/>
      <w:proofErr w:type="spellEnd"/>
    </w:p>
    <w:p w:rsidR="00EA47A3" w:rsidRDefault="00EA47A3" w:rsidP="00823854"/>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w:t>
      </w:r>
      <w:r w:rsidR="008D3C53">
        <w:lastRenderedPageBreak/>
        <w:t xml:space="preserve">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StandInit</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StandInit</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B64D1A"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99" w:name="_Toc386483648"/>
      <w:r>
        <w:t>Programmablaufplan einer Bewegungsnachahmung</w:t>
      </w:r>
      <w:bookmarkEnd w:id="99"/>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Neben jeder Aktion ist in roter Farbe der Klassenname notiert, sodass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In hellblauer Farbe sind die Namen angegeben. Sodass es ersichtlich ist, was in einem Thread passiert sind auch alle Aktionen eines Threads in hellblau umrandet.</w:t>
      </w:r>
    </w:p>
    <w:p w:rsidR="00E83FD1" w:rsidRDefault="00E83FD1" w:rsidP="00543B69"/>
    <w:p w:rsidR="00D5359F" w:rsidRDefault="002C0FED" w:rsidP="00D5359F">
      <w:pPr>
        <w:keepNext/>
      </w:pPr>
      <w:r>
        <w:rPr>
          <w:noProof/>
          <w:lang w:eastAsia="de-DE"/>
        </w:rPr>
        <w:drawing>
          <wp:inline distT="0" distB="0" distL="0" distR="0" wp14:anchorId="72D08BAC" wp14:editId="458B3341">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100" w:name="_Ref386037800"/>
      <w:bookmarkStart w:id="101" w:name="_Toc386483614"/>
      <w:r>
        <w:t xml:space="preserve">Abb. </w:t>
      </w:r>
      <w:fldSimple w:instr=" SEQ Abb. \* ARABIC ">
        <w:r w:rsidR="007119DD">
          <w:rPr>
            <w:noProof/>
          </w:rPr>
          <w:t>15</w:t>
        </w:r>
      </w:fldSimple>
      <w:bookmarkEnd w:id="100"/>
      <w:r w:rsidR="00D35612">
        <w:t>: Pro</w:t>
      </w:r>
      <w:r>
        <w:t>g</w:t>
      </w:r>
      <w:r w:rsidR="00D35612">
        <w:t>rammablaufplan – erster Teil</w:t>
      </w:r>
      <w:bookmarkEnd w:id="101"/>
    </w:p>
    <w:p w:rsidR="006B19D6" w:rsidRDefault="006B19D6" w:rsidP="00543B69"/>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ons sind nicht mehr anklickbar.</w:t>
      </w:r>
    </w:p>
    <w:p w:rsidR="00040CC7" w:rsidRDefault="00A62C61" w:rsidP="00543B69">
      <w:commentRangeStart w:id="102"/>
      <w:r>
        <w:lastRenderedPageBreak/>
        <w:t>Danach werden zwei Threads (</w:t>
      </w:r>
      <w:proofErr w:type="spellStart"/>
      <w:r>
        <w:t>Thread_Bewegung_Nao</w:t>
      </w:r>
      <w:proofErr w:type="spellEnd"/>
      <w:r>
        <w:t xml:space="preserve"> und </w:t>
      </w:r>
      <w:proofErr w:type="spellStart"/>
      <w:r>
        <w:t>Thread_Bewegung_GUI</w:t>
      </w:r>
      <w:proofErr w:type="spellEnd"/>
      <w:r>
        <w:t xml:space="preserve">) </w:t>
      </w:r>
      <w:r w:rsidR="00040CC7">
        <w:t>gestartet.</w:t>
      </w:r>
      <w:commentRangeEnd w:id="102"/>
      <w:r w:rsidR="00616EFF">
        <w:rPr>
          <w:rStyle w:val="Kommentarzeichen"/>
        </w:rPr>
        <w:commentReference w:id="102"/>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075419">
        <w:t xml:space="preserve"> bis ein Spieler erkannt wird. Ist nun ein Spieler erkannt</w:t>
      </w:r>
      <w:r w:rsidR="00A64A36">
        <w:t xml:space="preserve">, </w:t>
      </w:r>
      <w:r w:rsidR="00075419">
        <w:t>erfolgt der weitere Ablauf, der im zweiten Teil nun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083A2281" wp14:editId="394A52D4">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103" w:name="_Ref386037747"/>
      <w:bookmarkStart w:id="104" w:name="_Toc386483615"/>
      <w:r>
        <w:t xml:space="preserve">Abb. </w:t>
      </w:r>
      <w:fldSimple w:instr=" SEQ Abb. \* ARABIC ">
        <w:r w:rsidR="007119DD">
          <w:rPr>
            <w:noProof/>
          </w:rPr>
          <w:t>16</w:t>
        </w:r>
      </w:fldSimple>
      <w:bookmarkEnd w:id="103"/>
      <w:r>
        <w:t>: Programmablaufplan – zweiter Teil</w:t>
      </w:r>
      <w:bookmarkEnd w:id="104"/>
    </w:p>
    <w:p w:rsidR="00616EFF" w:rsidRDefault="00616EFF" w:rsidP="00543B69"/>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StandInit</w:t>
      </w:r>
      <w:proofErr w:type="spellEnd"/>
      <w:r w:rsidR="0013045D">
        <w:t xml:space="preserve"> geht</w:t>
      </w:r>
      <w:r>
        <w:t xml:space="preserve">.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derselben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AB37CB" w:rsidP="00823854">
      <w:r>
        <w:lastRenderedPageBreak/>
        <w:t xml:space="preserve">Parallel dazu wird in </w:t>
      </w:r>
      <w:proofErr w:type="spellStart"/>
      <w:r>
        <w:t>Thread_Timer</w:t>
      </w:r>
      <w:proofErr w:type="spellEnd"/>
      <w:r>
        <w:t xml:space="preserve"> (mittlere Spalte der Abbildung) ein Timer mit einer Laufzeit von 10 Sekunden gestartet. In diesem Thread wird dann auch immer die grafische Oberfläche aktualisiert, auf der dann die verbleibende Dauer des </w:t>
      </w:r>
      <w:proofErr w:type="spellStart"/>
      <w:r>
        <w:t>Timers</w:t>
      </w:r>
      <w:proofErr w:type="spellEnd"/>
      <w:r>
        <w:t xml:space="preserve"> angezeigt wird.</w:t>
      </w:r>
    </w:p>
    <w:p w:rsidR="00AB37CB" w:rsidRDefault="00AB37CB" w:rsidP="00823854">
      <w:r>
        <w:t>Die dritte Parallelität (</w:t>
      </w:r>
      <w:proofErr w:type="spellStart"/>
      <w:r>
        <w:t>Thread_Kinect</w:t>
      </w:r>
      <w:proofErr w:type="spellEnd"/>
      <w:r>
        <w:t xml:space="preserve">; rechte Spalte der Abbildung) wird solange ausgeführt, bis der Timer fertig ist. In diesem Thread wird in der Klasse </w:t>
      </w:r>
      <w:r w:rsidRPr="00AB37CB">
        <w:rPr>
          <w:i/>
        </w:rPr>
        <w:t>Angle</w:t>
      </w:r>
      <w:r>
        <w:t xml:space="preserve"> die Winkel des Spielers berechnet und die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aktuellen Spieler-Winkeln verglichen. Der letzte Schritt dieses Threads </w:t>
      </w:r>
      <w:r w:rsidR="009336F6">
        <w:t>ist die Speicherung, ob die Bewegung erfolgreich oder nicht erfolgreich nachgemacht wurde.</w:t>
      </w:r>
    </w:p>
    <w:p w:rsidR="00B67A4E" w:rsidRDefault="009336F6" w:rsidP="00823854">
      <w:r>
        <w:t>Sobald der Timer fertig ist, erfolgt die weitere Abarbeitung des Hauptzweigs (linke Spalte der Abbildung). Es werden die vorherig gespeicherten Werte angeschaut und dementsprechend ein Text „Bewegung erfolgreich nachgemacht“ oder eben „Bewegung nicht erfolgreich nachgemacht“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105" w:name="_Toc386483649"/>
      <w:r>
        <w:t>Warum Threads?</w:t>
      </w:r>
      <w:bookmarkEnd w:id="105"/>
    </w:p>
    <w:p w:rsidR="00C95E35" w:rsidRDefault="00384420" w:rsidP="00823854">
      <w:r>
        <w:t xml:space="preserve">Im Programmcode werden, wie bei den beiden den Abbildungen </w:t>
      </w:r>
      <w:commentRangeStart w:id="106"/>
      <w:r>
        <w:t xml:space="preserve">XXX und XXX </w:t>
      </w:r>
      <w:commentRangeEnd w:id="106"/>
      <w:r>
        <w:rPr>
          <w:rStyle w:val="Kommentarzeichen"/>
        </w:rPr>
        <w:commentReference w:id="106"/>
      </w:r>
      <w:r>
        <w:t xml:space="preserve">zu sehen, an zwei verschiedenen Stellen Threads verwendet. </w:t>
      </w:r>
    </w:p>
    <w:p w:rsidR="0086270D" w:rsidRDefault="00384420" w:rsidP="00416585">
      <w:pPr>
        <w:rPr>
          <w:rStyle w:val="sentence"/>
        </w:rPr>
      </w:pPr>
      <w:commentRangeStart w:id="107"/>
      <w:r>
        <w:t xml:space="preserve">Threads werden im Allgemeinen benötigt um </w:t>
      </w:r>
      <w:r>
        <w:rPr>
          <w:rStyle w:val="sentence"/>
        </w:rPr>
        <w:t>mehrere Verarbeitungsschritte gleichzeitig auszuführen, sodass mehr als eine Operation ausgeführt werden kann.</w:t>
      </w:r>
      <w:r w:rsidR="00416585">
        <w:rPr>
          <w:rStyle w:val="sentence"/>
        </w:rPr>
        <w:t xml:space="preserve"> </w:t>
      </w:r>
      <w:commentRangeEnd w:id="107"/>
      <w:r w:rsidR="007119DD">
        <w:rPr>
          <w:rStyle w:val="Kommentarzeichen"/>
        </w:rPr>
        <w:commentReference w:id="107"/>
      </w:r>
    </w:p>
    <w:p w:rsidR="0086270D" w:rsidRDefault="0086270D" w:rsidP="00416585">
      <w:pPr>
        <w:rPr>
          <w:rStyle w:val="sentence"/>
        </w:rPr>
      </w:pPr>
    </w:p>
    <w:p w:rsidR="00416585" w:rsidRDefault="00416585" w:rsidP="00416585">
      <w:pPr>
        <w:rPr>
          <w:rStyle w:val="sentence"/>
        </w:rPr>
      </w:pPr>
      <w:r>
        <w:rPr>
          <w:rStyle w:val="sentence"/>
        </w:rPr>
        <w:t xml:space="preserve">Da ein Timer inklusive einer Oberflächenanpassung und die Bewegungserkennung des Spielers inklusive eines Winkelvergleich parallel ablaufen soll, wird ein Thread </w:t>
      </w:r>
      <w:r w:rsidR="0086270D">
        <w:rPr>
          <w:rStyle w:val="sentence"/>
        </w:rPr>
        <w:t>benötigt</w:t>
      </w:r>
      <w:r>
        <w:rPr>
          <w:rStyle w:val="sentence"/>
        </w:rPr>
        <w:t xml:space="preserve">. </w:t>
      </w:r>
    </w:p>
    <w:p w:rsidR="00384420" w:rsidRDefault="0086270D" w:rsidP="00823854">
      <w:r>
        <w:t xml:space="preserve">In </w:t>
      </w:r>
      <w:proofErr w:type="spellStart"/>
      <w:r>
        <w:t>Thread_Timer</w:t>
      </w:r>
      <w:proofErr w:type="spellEnd"/>
      <w:r>
        <w:t xml:space="preserve"> wird ein </w:t>
      </w:r>
      <w:proofErr w:type="spellStart"/>
      <w:r>
        <w:t>Timer</w:t>
      </w:r>
      <w:proofErr w:type="spellEnd"/>
      <w:r>
        <w:t xml:space="preserve">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474520">
        <w:t xml:space="preserve">Abb. </w:t>
      </w:r>
      <w:r w:rsidR="00474520">
        <w:rPr>
          <w:noProof/>
        </w:rPr>
        <w:t>9</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7358700C" wp14:editId="22CF5ED1">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" fillcolor="white [3201]" strokecolor="#4f81bd [3204]" strokeweight="2pt">
                <v:textbox>
                  <w:txbxContent>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041E9A" w:rsidRPr="00456369" w:rsidRDefault="00041E9A"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041E9A" w:rsidRPr="00456369" w:rsidRDefault="00041E9A"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456369">
      <w:pPr>
        <w:pStyle w:val="Beschriftung"/>
        <w:jc w:val="center"/>
      </w:pPr>
      <w:bookmarkStart w:id="108" w:name="_Ref386037765"/>
      <w:bookmarkStart w:id="109" w:name="_Toc386483617"/>
      <w:r>
        <w:t xml:space="preserve">Code </w:t>
      </w:r>
      <w:fldSimple w:instr=" SEQ Code \* ARABIC ">
        <w:r w:rsidR="00F75A58">
          <w:rPr>
            <w:noProof/>
          </w:rPr>
          <w:t>1</w:t>
        </w:r>
      </w:fldSimple>
      <w:bookmarkEnd w:id="108"/>
      <w:r>
        <w:t>: Thread</w:t>
      </w:r>
      <w:bookmarkEnd w:id="109"/>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w:t>
      </w:r>
      <w:commentRangeStart w:id="110"/>
      <w:r>
        <w:t xml:space="preserve">In Zeile 2 wird dem nullten Element des </w:t>
      </w:r>
      <w:r w:rsidR="005E61B6">
        <w:t xml:space="preserve">Arrays </w:t>
      </w:r>
      <w:r w:rsidR="003561D9">
        <w:t>der Thread „</w:t>
      </w:r>
      <w:proofErr w:type="spellStart"/>
      <w:r w:rsidR="003561D9">
        <w:t>Thread_Timer</w:t>
      </w:r>
      <w:proofErr w:type="spellEnd"/>
      <w:r w:rsidR="003561D9">
        <w:t>“ zugewiesen.</w:t>
      </w:r>
      <w:commentRangeEnd w:id="110"/>
      <w:r w:rsidR="003561D9">
        <w:rPr>
          <w:rStyle w:val="Kommentarzeichen"/>
        </w:rPr>
        <w:commentReference w:id="110"/>
      </w:r>
      <w:r w:rsidR="003561D9">
        <w:t xml:space="preserve">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diesem Codebeispiel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Default="003B630A" w:rsidP="003B630A">
      <w:r>
        <w:t xml:space="preserve">An manchen Stellen ist es wichtig zu wissen, ob ein Thread bereits beendet ist oder noch ausgeführt wird. Hierzu betrachten wir die andere Stelle im Code, bei der die Threads </w:t>
      </w:r>
      <w:proofErr w:type="spellStart"/>
      <w:r>
        <w:t>Thread_Bewegung_Nao</w:t>
      </w:r>
      <w:proofErr w:type="spellEnd"/>
      <w:r>
        <w:t xml:space="preserve"> und </w:t>
      </w:r>
      <w:proofErr w:type="spellStart"/>
      <w:r>
        <w:t>Thread_Bewegung_Gui</w:t>
      </w:r>
      <w:proofErr w:type="spellEnd"/>
      <w:r>
        <w:t xml:space="preserve"> zum Einsatz kommen </w:t>
      </w:r>
      <w:r w:rsidR="00474520">
        <w:t xml:space="preserve">(siehe </w:t>
      </w:r>
      <w:r w:rsidR="00474520">
        <w:fldChar w:fldCharType="begin"/>
      </w:r>
      <w:r w:rsidR="00474520">
        <w:instrText xml:space="preserve"> REF _Ref386037800 \h </w:instrText>
      </w:r>
      <w:r w:rsidR="00474520">
        <w:fldChar w:fldCharType="separate"/>
      </w:r>
      <w:r w:rsidR="00474520">
        <w:t xml:space="preserve">Abb. </w:t>
      </w:r>
      <w:r w:rsidR="00474520">
        <w:rPr>
          <w:noProof/>
        </w:rPr>
        <w:t>8</w:t>
      </w:r>
      <w:r w:rsidR="00474520">
        <w:fldChar w:fldCharType="end"/>
      </w:r>
      <w:r w:rsidR="00474520">
        <w:t xml:space="preserve">). </w:t>
      </w:r>
      <w:r>
        <w:t xml:space="preserve">Beide Threads werden, wie oben beschrieben, </w:t>
      </w:r>
      <w:proofErr w:type="spellStart"/>
      <w:r>
        <w:t>gestarten</w:t>
      </w:r>
      <w:proofErr w:type="spellEnd"/>
      <w:r>
        <w:t xml:space="preserve"> und laufen nun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821BC0" w:rsidRDefault="003B630A" w:rsidP="00821BC0">
      <w:pPr>
        <w:keepNext/>
      </w:pPr>
      <w:r>
        <w:rPr>
          <w:noProof/>
          <w:lang w:eastAsia="de-DE"/>
        </w:rPr>
        <w:lastRenderedPageBreak/>
        <mc:AlternateContent>
          <mc:Choice Requires="wps">
            <w:drawing>
              <wp:inline distT="0" distB="0" distL="0" distR="0" wp14:anchorId="0875457B" wp14:editId="15F73316">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 id="_x0000_s1027"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" fillcolor="white [3201]" strokecolor="#4f81bd [3204]" strokeweight="2pt">
                <v:textbox>
                  <w:txbxContent>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041E9A" w:rsidRPr="00821BC0" w:rsidRDefault="00041E9A"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3B630A" w:rsidRDefault="00821BC0" w:rsidP="00821BC0">
      <w:pPr>
        <w:pStyle w:val="Beschriftung"/>
        <w:jc w:val="center"/>
      </w:pPr>
      <w:bookmarkStart w:id="111" w:name="_Toc386483618"/>
      <w:r>
        <w:t xml:space="preserve">Code </w:t>
      </w:r>
      <w:fldSimple w:instr=" SEQ Code \* ARABIC ">
        <w:r w:rsidR="00F75A58">
          <w:rPr>
            <w:noProof/>
          </w:rPr>
          <w:t>2</w:t>
        </w:r>
      </w:fldSimple>
      <w:r>
        <w:t>: Thread 2</w:t>
      </w:r>
      <w:bookmarkEnd w:id="111"/>
    </w:p>
    <w:p w:rsidR="003B630A" w:rsidRDefault="003B630A" w:rsidP="00823854"/>
    <w:p w:rsidR="003B630A" w:rsidRDefault="001957EB" w:rsidP="00823854">
      <w:r>
        <w:t xml:space="preserve">In diesem Codestück ist Zeile 4 für das Warten verantwortlich. Der Code wird bis zur vierten Zeile parallel zum Code von </w:t>
      </w:r>
      <w:proofErr w:type="spellStart"/>
      <w:r>
        <w:t>Thread_Bewegung_Nao</w:t>
      </w:r>
      <w:proofErr w:type="spellEnd"/>
      <w:r>
        <w:t xml:space="preserve"> ausgeführt</w:t>
      </w:r>
      <w:r w:rsidR="006C021A">
        <w:t>. Der Befehl „</w:t>
      </w:r>
      <w:proofErr w:type="spellStart"/>
      <w:r w:rsidR="006C021A">
        <w:t>thread</w:t>
      </w:r>
      <w:proofErr w:type="spellEnd"/>
      <w:r w:rsidR="006C021A">
        <w:t>[0].</w:t>
      </w:r>
      <w:proofErr w:type="spellStart"/>
      <w:r w:rsidR="006C021A">
        <w:t>IsAlive</w:t>
      </w:r>
      <w:proofErr w:type="spellEnd"/>
      <w:r w:rsidR="006C021A">
        <w:t xml:space="preserve">“ gibt wahr zurück, wenn der </w:t>
      </w:r>
      <w:proofErr w:type="spellStart"/>
      <w:r w:rsidR="006C021A">
        <w:t>Thread_Bewegung_Nao</w:t>
      </w:r>
      <w:proofErr w:type="spellEnd"/>
      <w:r w:rsidR="006C021A">
        <w:t xml:space="preserve"> aktiv ist. Also wird in der </w:t>
      </w:r>
      <w:proofErr w:type="spellStart"/>
      <w:r>
        <w:t>while</w:t>
      </w:r>
      <w:proofErr w:type="spellEnd"/>
      <w:r>
        <w:t xml:space="preserve">-Schleife solange </w:t>
      </w:r>
      <w:r w:rsidR="006C021A">
        <w:t xml:space="preserve">gewartet bis der Thread </w:t>
      </w:r>
      <w:r>
        <w:t>nicht mehr ausgeführt wird. Erst wenn dies eintrifft wird auch der Code unterhalb Zeile 4 abgearbeitet.</w:t>
      </w:r>
    </w:p>
    <w:p w:rsidR="003B630A" w:rsidRPr="00823854" w:rsidRDefault="003B630A" w:rsidP="00823854"/>
    <w:p w:rsidR="009A0DFE" w:rsidRDefault="009A0DFE" w:rsidP="009A0DFE">
      <w:pPr>
        <w:pStyle w:val="berschrift2"/>
      </w:pPr>
      <w:bookmarkStart w:id="112" w:name="_Toc386483650"/>
      <w:proofErr w:type="spellStart"/>
      <w:r>
        <w:t>Nao</w:t>
      </w:r>
      <w:proofErr w:type="spellEnd"/>
      <w:r w:rsidR="00F7001A">
        <w:t xml:space="preserve"> – Dennis</w:t>
      </w:r>
      <w:bookmarkEnd w:id="112"/>
    </w:p>
    <w:p w:rsidR="00973392" w:rsidRDefault="00973392" w:rsidP="00973392"/>
    <w:p w:rsidR="00973392" w:rsidRDefault="00973392" w:rsidP="00973392"/>
    <w:p w:rsidR="005D7899" w:rsidRDefault="008E7159" w:rsidP="005D7899">
      <w:pPr>
        <w:pStyle w:val="berschrift3"/>
      </w:pPr>
      <w:bookmarkStart w:id="113" w:name="_Toc386483651"/>
      <w:r>
        <w:t>Zufällige</w:t>
      </w:r>
      <w:r w:rsidR="005D7899">
        <w:t xml:space="preserve"> Bewegung ausführen</w:t>
      </w:r>
      <w:bookmarkEnd w:id="113"/>
    </w:p>
    <w:p w:rsidR="008E7159" w:rsidRDefault="008E7159" w:rsidP="008E7159">
      <w:r>
        <w:t xml:space="preserve">Insgesamt gibt es </w:t>
      </w:r>
      <w:commentRangeStart w:id="114"/>
      <w:r>
        <w:t xml:space="preserve">XXX </w:t>
      </w:r>
      <w:commentRangeEnd w:id="114"/>
      <w:r>
        <w:rPr>
          <w:rStyle w:val="Kommentarzeichen"/>
        </w:rPr>
        <w:commentReference w:id="114"/>
      </w:r>
      <w:r>
        <w:t xml:space="preserve">vorgegebene Bewegungen für </w:t>
      </w:r>
      <w:proofErr w:type="spellStart"/>
      <w:r>
        <w:t>Nao</w:t>
      </w:r>
      <w:proofErr w:type="spellEnd"/>
      <w:r>
        <w:t>. Wenn der Benutzer eine neue Bewegung nachmachen möchte, wird folgender Code ausgeführt:</w:t>
      </w:r>
    </w:p>
    <w:p w:rsidR="008E7159" w:rsidRDefault="008E7159" w:rsidP="008E7159">
      <w:r>
        <w:rPr>
          <w:noProof/>
          <w:lang w:eastAsia="de-DE"/>
        </w:rPr>
        <w:lastRenderedPageBreak/>
        <mc:AlternateContent>
          <mc:Choice Requires="wps">
            <w:drawing>
              <wp:inline distT="0" distB="0" distL="0" distR="0" wp14:anchorId="476F9DB2" wp14:editId="2001932D">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solidFill>
                          <a:srgbClr val="FFFFFF"/>
                        </a:solidFill>
                        <a:ln w="9525">
                          <a:solidFill>
                            <a:srgbClr val="000000"/>
                          </a:solidFill>
                          <a:miter lim="800000"/>
                          <a:headEnd/>
                          <a:tailEnd/>
                        </a:ln>
                      </wps:spPr>
                      <wps:txbx>
                        <w:txbxContent>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E7159" w:rsidRDefault="00041E9A" w:rsidP="008E7159">
                            <w:r>
                              <w:t>21</w:t>
                            </w:r>
                            <w: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">
                <v:textbox>
                  <w:txbxContent>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041E9A" w:rsidRPr="00821BC0" w:rsidRDefault="00041E9A"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041E9A" w:rsidRPr="008E7159" w:rsidRDefault="00041E9A" w:rsidP="008E7159">
                      <w:r>
                        <w:t>21</w:t>
                      </w:r>
                      <w:r>
                        <w:tab/>
                        <w:t>}</w:t>
                      </w:r>
                    </w:p>
                  </w:txbxContent>
                </v:textbox>
                <w10:anchorlock/>
              </v:shape>
            </w:pict>
          </mc:Fallback>
        </mc:AlternateContent>
      </w:r>
    </w:p>
    <w:p w:rsidR="008E7159" w:rsidRDefault="008E7159" w:rsidP="008E7159"/>
    <w:p w:rsidR="008E7159"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15" w:name="_Toc386483652"/>
      <w:r>
        <w:t>Bewegung wiederholen</w:t>
      </w:r>
      <w:bookmarkEnd w:id="115"/>
    </w:p>
    <w:p w:rsidR="008E7159"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 xml:space="preserve">Dieser Fall ist ähnlich zu dem Fall aus </w:t>
      </w:r>
      <w:commentRangeStart w:id="116"/>
      <w:r w:rsidR="008605F3">
        <w:t>Kapitel 4.2.1</w:t>
      </w:r>
      <w:commentRangeEnd w:id="116"/>
      <w:r w:rsidR="00474520">
        <w:rPr>
          <w:rStyle w:val="Kommentarzeichen"/>
        </w:rPr>
        <w:commentReference w:id="116"/>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commentRangeStart w:id="117"/>
      <w:r w:rsidR="008605F3">
        <w:t>Abbildung XXX</w:t>
      </w:r>
      <w:commentRangeEnd w:id="117"/>
      <w:r w:rsidR="008605F3">
        <w:rPr>
          <w:rStyle w:val="Kommentarzeichen"/>
        </w:rPr>
        <w:commentReference w:id="117"/>
      </w:r>
      <w:r w:rsidR="008605F3">
        <w:t xml:space="preserve">). Die Bewegungsnummer ist noch identische und deshalb wird nochmals die identische Bewegung von </w:t>
      </w:r>
      <w:proofErr w:type="spellStart"/>
      <w:r w:rsidR="008605F3">
        <w:t>Nao</w:t>
      </w:r>
      <w:proofErr w:type="spellEnd"/>
      <w:r w:rsidR="008605F3">
        <w:t xml:space="preserve"> ausgeführt.</w:t>
      </w:r>
    </w:p>
    <w:p w:rsidR="007B74AB" w:rsidRPr="008E7159" w:rsidRDefault="007B74AB" w:rsidP="008E7159"/>
    <w:p w:rsidR="005E0F1D" w:rsidRDefault="005E0F1D" w:rsidP="005E0F1D">
      <w:pPr>
        <w:pStyle w:val="berschrift3"/>
      </w:pPr>
      <w:bookmarkStart w:id="118" w:name="_Toc386483653"/>
      <w:r>
        <w:t xml:space="preserve">Speicherung Winkel vom </w:t>
      </w:r>
      <w:proofErr w:type="spellStart"/>
      <w:r>
        <w:t>Nao</w:t>
      </w:r>
      <w:bookmarkEnd w:id="118"/>
      <w:proofErr w:type="spellEnd"/>
    </w:p>
    <w:p w:rsidR="00ED3440" w:rsidRDefault="00ED3440" w:rsidP="00ED3440"/>
    <w:p w:rsidR="009A0DFE" w:rsidRDefault="009A0DFE" w:rsidP="009A0DFE">
      <w:pPr>
        <w:pStyle w:val="berschrift2"/>
      </w:pPr>
      <w:bookmarkStart w:id="119" w:name="_Toc386483654"/>
      <w:commentRangeStart w:id="120"/>
      <w:r>
        <w:t>Kinect</w:t>
      </w:r>
      <w:commentRangeEnd w:id="120"/>
      <w:r w:rsidR="00474520">
        <w:rPr>
          <w:rStyle w:val="Kommentarzeichen"/>
          <w:rFonts w:eastAsia="Times New Roman"/>
          <w:b w:val="0"/>
          <w:bCs w:val="0"/>
          <w:color w:val="auto"/>
        </w:rPr>
        <w:commentReference w:id="120"/>
      </w:r>
      <w:bookmarkEnd w:id="119"/>
    </w:p>
    <w:p w:rsidR="00097711" w:rsidRPr="00097711" w:rsidRDefault="00097711" w:rsidP="00097711"/>
    <w:p w:rsidR="00AB327A" w:rsidRDefault="00AB327A" w:rsidP="00AB327A">
      <w:pPr>
        <w:pStyle w:val="berschrift3"/>
      </w:pPr>
      <w:bookmarkStart w:id="121" w:name="_Toc386483655"/>
      <w:r>
        <w:t>Berechnung Winkel Kinect</w:t>
      </w:r>
      <w:bookmarkEnd w:id="121"/>
    </w:p>
    <w:p w:rsidR="00097711" w:rsidRPr="007119DD" w:rsidRDefault="00F75A58" w:rsidP="007119DD">
      <w:r>
        <w:lastRenderedPageBreak/>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t xml:space="preserve">Code </w:t>
      </w:r>
      <w:r>
        <w:rPr>
          <w:noProof/>
        </w:rPr>
        <w:t>3</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r>
        <w:rPr>
          <w:noProof/>
        </w:rPr>
        <mc:AlternateContent>
          <mc:Choice Requires="wps">
            <w:drawing>
              <wp:anchor distT="0" distB="0" distL="114300" distR="114300" simplePos="0" relativeHeight="251663360" behindDoc="0" locked="0" layoutInCell="1" allowOverlap="1" wp14:anchorId="05AA4A84" wp14:editId="70F95EA0">
                <wp:simplePos x="0" y="0"/>
                <wp:positionH relativeFrom="column">
                  <wp:posOffset>-81280</wp:posOffset>
                </wp:positionH>
                <wp:positionV relativeFrom="paragraph">
                  <wp:posOffset>8315960</wp:posOffset>
                </wp:positionV>
                <wp:extent cx="586740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041E9A" w:rsidRPr="002A427C" w:rsidRDefault="00041E9A" w:rsidP="00F75A58">
                            <w:pPr>
                              <w:pStyle w:val="Beschriftung"/>
                              <w:jc w:val="center"/>
                              <w:rPr>
                                <w:noProof/>
                                <w:sz w:val="24"/>
                                <w:szCs w:val="24"/>
                              </w:rPr>
                            </w:pPr>
                            <w:bookmarkStart w:id="122" w:name="_Ref386482817"/>
                            <w:bookmarkStart w:id="123" w:name="_Toc386483619"/>
                            <w:r>
                              <w:t xml:space="preserve">Code </w:t>
                            </w:r>
                            <w:fldSimple w:instr=" SEQ Code \* ARABIC ">
                              <w:r>
                                <w:rPr>
                                  <w:noProof/>
                                </w:rPr>
                                <w:t>3</w:t>
                              </w:r>
                            </w:fldSimple>
                            <w:bookmarkEnd w:id="122"/>
                            <w:r>
                              <w:t>: Berechnung von zusammenhängenden Knochen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29" type="#_x0000_t202" style="position:absolute;left:0;text-align:left;margin-left:-6.4pt;margin-top:654.8pt;width:46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NBNQIAAHQEAAAOAAAAZHJzL2Uyb0RvYy54bWysVMFuGjEQvVfqP1i+lwXS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" stroked="f">
                <v:textbox style="mso-fit-shape-to-text:t" inset="0,0,0,0">
                  <w:txbxContent>
                    <w:p w:rsidR="00041E9A" w:rsidRPr="002A427C" w:rsidRDefault="00041E9A" w:rsidP="00F75A58">
                      <w:pPr>
                        <w:pStyle w:val="Beschriftung"/>
                        <w:jc w:val="center"/>
                        <w:rPr>
                          <w:noProof/>
                          <w:sz w:val="24"/>
                          <w:szCs w:val="24"/>
                        </w:rPr>
                      </w:pPr>
                      <w:bookmarkStart w:id="124" w:name="_Ref386482817"/>
                      <w:bookmarkStart w:id="125" w:name="_Toc386483619"/>
                      <w:r>
                        <w:t xml:space="preserve">Code </w:t>
                      </w:r>
                      <w:fldSimple w:instr=" SEQ Code \* ARABIC ">
                        <w:r>
                          <w:rPr>
                            <w:noProof/>
                          </w:rPr>
                          <w:t>3</w:t>
                        </w:r>
                      </w:fldSimple>
                      <w:bookmarkEnd w:id="124"/>
                      <w:r>
                        <w:t>: Berechnung von zusammenhängenden Knochen</w:t>
                      </w:r>
                      <w:bookmarkEnd w:id="125"/>
                    </w:p>
                  </w:txbxContent>
                </v:textbox>
              </v:shape>
            </w:pict>
          </mc:Fallback>
        </mc:AlternateContent>
      </w:r>
      <w:r>
        <w:rPr>
          <w:noProof/>
        </w:rPr>
        <mc:AlternateContent>
          <mc:Choice Requires="wps">
            <w:drawing>
              <wp:anchor distT="0" distB="0" distL="114300" distR="114300" simplePos="0" relativeHeight="251661312" behindDoc="1" locked="0" layoutInCell="1" allowOverlap="1" wp14:anchorId="5DBB7353" wp14:editId="7B441BA1">
                <wp:simplePos x="0" y="0"/>
                <wp:positionH relativeFrom="column">
                  <wp:posOffset>-81280</wp:posOffset>
                </wp:positionH>
                <wp:positionV relativeFrom="paragraph">
                  <wp:posOffset>1985645</wp:posOffset>
                </wp:positionV>
                <wp:extent cx="5867400" cy="1403985"/>
                <wp:effectExtent l="0" t="0" r="19050" b="13335"/>
                <wp:wrapTight wrapText="bothSides">
                  <wp:wrapPolygon edited="0">
                    <wp:start x="0" y="0"/>
                    <wp:lineTo x="0" y="21580"/>
                    <wp:lineTo x="21600" y="21580"/>
                    <wp:lineTo x="21600" y="0"/>
                    <wp:lineTo x="0" y="0"/>
                  </wp:wrapPolygon>
                </wp:wrapTight>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41E9A" w:rsidRPr="0069426F" w:rsidRDefault="00041E9A" w:rsidP="00F75A58">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041E9A" w:rsidRPr="0069426F" w:rsidRDefault="00041E9A" w:rsidP="00F75A58">
                            <w:pPr>
                              <w:jc w:val="left"/>
                              <w:rPr>
                                <w:rFonts w:ascii="Consolas" w:hAnsi="Consolas" w:cs="Consolas"/>
                                <w:b/>
                                <w:color w:val="595959" w:themeColor="text1" w:themeTint="A6"/>
                                <w:lang w:val="en-US"/>
                              </w:rPr>
                            </w:pP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041E9A" w:rsidRPr="0069426F" w:rsidRDefault="00041E9A"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041E9A" w:rsidRPr="0069426F" w:rsidRDefault="00041E9A"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6.4pt;margin-top:156.35pt;width:462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" fillcolor="white [3201]" strokecolor="#4f81bd [3204]" strokeweight="2pt">
                <v:textbox style="mso-fit-shape-to-text:t">
                  <w:txbxContent>
                    <w:p w:rsidR="00041E9A" w:rsidRPr="0069426F" w:rsidRDefault="00041E9A" w:rsidP="00F75A58">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041E9A" w:rsidRPr="0069426F" w:rsidRDefault="00041E9A" w:rsidP="00F75A58">
                      <w:pPr>
                        <w:jc w:val="left"/>
                        <w:rPr>
                          <w:rFonts w:ascii="Consolas" w:hAnsi="Consolas" w:cs="Consolas"/>
                          <w:b/>
                          <w:color w:val="595959" w:themeColor="text1" w:themeTint="A6"/>
                          <w:lang w:val="en-US"/>
                        </w:rPr>
                      </w:pPr>
                    </w:p>
                    <w:p w:rsidR="00041E9A" w:rsidRPr="0069426F" w:rsidRDefault="00041E9A"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041E9A" w:rsidRPr="0069426F" w:rsidRDefault="00041E9A"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041E9A" w:rsidRPr="0069426F" w:rsidRDefault="00041E9A"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041E9A" w:rsidRPr="0069426F" w:rsidRDefault="00041E9A"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041E9A" w:rsidRPr="0069426F" w:rsidRDefault="00041E9A"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wrap type="tight"/>
              </v:shape>
            </w:pict>
          </mc:Fallback>
        </mc:AlternateContent>
      </w:r>
    </w:p>
    <w:p w:rsidR="00AB327A" w:rsidRDefault="00AB327A" w:rsidP="00AB327A">
      <w:pPr>
        <w:pStyle w:val="berschrift3"/>
      </w:pPr>
      <w:bookmarkStart w:id="126" w:name="_Toc386483656"/>
      <w:r>
        <w:lastRenderedPageBreak/>
        <w:t xml:space="preserve">Vergleich Winkel Kinect &lt;-&gt; </w:t>
      </w:r>
      <w:proofErr w:type="spellStart"/>
      <w:r>
        <w:t>Nao</w:t>
      </w:r>
      <w:bookmarkEnd w:id="126"/>
      <w:proofErr w:type="spellEnd"/>
    </w:p>
    <w:p w:rsidR="00C73DC2" w:rsidRDefault="00FF469E" w:rsidP="00C73DC2">
      <w:r>
        <w:t>Wie oben beschrieben, sind die</w:t>
      </w:r>
      <w:r w:rsidR="00C73DC2">
        <w:t xml:space="preserve"> </w:t>
      </w:r>
      <w:r>
        <w:t xml:space="preserve">Werte des </w:t>
      </w:r>
      <w:proofErr w:type="spellStart"/>
      <w:r>
        <w:t>Nao</w:t>
      </w:r>
      <w:proofErr w:type="spellEnd"/>
      <w:r>
        <w:t xml:space="preserve"> in einer Liste gespeichert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t xml:space="preserve">Nach Ablauf des </w:t>
      </w:r>
      <w:proofErr w:type="spellStart"/>
      <w:r>
        <w:t>Timers</w:t>
      </w:r>
      <w:proofErr w:type="spellEnd"/>
      <w:r>
        <w:t xml:space="preserve"> werden alle entsprechenden sechs Werte abgefragt. Sind alle Werte auf </w:t>
      </w:r>
      <w:proofErr w:type="spellStart"/>
      <w:r>
        <w:t>true</w:t>
      </w:r>
      <w:proofErr w:type="spellEnd"/>
      <w:r>
        <w:t>, hat man die Bewegung erfolgreich wiederholt und sieht dies entsprechen als Text auf der GUI. Falls nicht, bekommt man die Möglichkeit einen zweiten Versuch zu starten.</w:t>
      </w:r>
    </w:p>
    <w:p w:rsidR="001F7881" w:rsidRDefault="001F7881" w:rsidP="001F7881">
      <w:pPr>
        <w:pStyle w:val="berschrift3"/>
      </w:pPr>
      <w:bookmarkStart w:id="127" w:name="_Toc386483657"/>
      <w:r>
        <w:t>Schwierigkeitsgrade</w:t>
      </w:r>
      <w:bookmarkEnd w:id="127"/>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6B7F64" w:rsidRPr="00C73DC2" w:rsidRDefault="006B7F64" w:rsidP="006B7F64">
      <w:r>
        <w:t xml:space="preserve">Dabei </w:t>
      </w:r>
      <w:r w:rsidR="00FF469E">
        <w:t xml:space="preserve">entspricht „leicht“ einer Abweichung vom Winkel des </w:t>
      </w:r>
      <w:proofErr w:type="spellStart"/>
      <w:r w:rsidR="00FF469E">
        <w:t>Nao</w:t>
      </w:r>
      <w:proofErr w:type="spellEnd"/>
      <w:r w:rsidR="00FF469E">
        <w:t xml:space="preserve"> um 20°, mittel einer Abweichung um 15° und schwer einer Abweichung von 10°. </w:t>
      </w:r>
    </w:p>
    <w:p w:rsidR="00F7001A" w:rsidRDefault="00416585" w:rsidP="00416585">
      <w:pPr>
        <w:pStyle w:val="berschrift3"/>
      </w:pPr>
      <w:bookmarkStart w:id="128" w:name="_Toc386483658"/>
      <w:proofErr w:type="spellStart"/>
      <w:r>
        <w:t>Timer</w:t>
      </w:r>
      <w:bookmarkEnd w:id="128"/>
      <w:proofErr w:type="spellEnd"/>
    </w:p>
    <w:p w:rsidR="00416585" w:rsidRDefault="00416585" w:rsidP="00F7001A"/>
    <w:p w:rsidR="00F7001A" w:rsidRPr="00F7001A" w:rsidRDefault="00F7001A" w:rsidP="00F7001A"/>
    <w:p w:rsidR="009A0DFE" w:rsidRDefault="00FB03C2" w:rsidP="009A0DFE">
      <w:pPr>
        <w:pStyle w:val="berschrift2"/>
      </w:pPr>
      <w:bookmarkStart w:id="129" w:name="_Ref386037541"/>
      <w:bookmarkStart w:id="130" w:name="_Ref386037618"/>
      <w:bookmarkStart w:id="131" w:name="_Toc386483659"/>
      <w:commentRangeStart w:id="132"/>
      <w:r>
        <w:t>GUI</w:t>
      </w:r>
      <w:bookmarkEnd w:id="129"/>
      <w:commentRangeEnd w:id="132"/>
      <w:r w:rsidR="00E9309A">
        <w:rPr>
          <w:rStyle w:val="Kommentarzeichen"/>
          <w:rFonts w:eastAsia="Times New Roman"/>
          <w:b w:val="0"/>
          <w:bCs w:val="0"/>
          <w:color w:val="auto"/>
        </w:rPr>
        <w:commentReference w:id="132"/>
      </w:r>
      <w:bookmarkEnd w:id="130"/>
      <w:bookmarkEnd w:id="131"/>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lastRenderedPageBreak/>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7777F332" wp14:editId="4FB9BAC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33" w:name="_Ref386053881"/>
      <w:bookmarkStart w:id="134" w:name="_Toc386483616"/>
      <w:r>
        <w:t xml:space="preserve">Abb. </w:t>
      </w:r>
      <w:fldSimple w:instr=" SEQ Abb. \* ARABIC ">
        <w:r w:rsidR="007119DD">
          <w:rPr>
            <w:noProof/>
          </w:rPr>
          <w:t>17</w:t>
        </w:r>
      </w:fldSimple>
      <w:bookmarkEnd w:id="133"/>
      <w:r>
        <w:t>: GUI zum Spiel</w:t>
      </w:r>
      <w:bookmarkEnd w:id="134"/>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35"/>
      <w:r>
        <w:t xml:space="preserve">Ausgangsposition </w:t>
      </w:r>
      <w:commentRangeEnd w:id="135"/>
      <w:r>
        <w:rPr>
          <w:rStyle w:val="Kommentarzeichen"/>
        </w:rPr>
        <w:commentReference w:id="135"/>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36" w:name="_Toc386483660"/>
      <w:bookmarkStart w:id="137" w:name="_GoBack"/>
      <w:bookmarkEnd w:id="137"/>
      <w:r>
        <w:lastRenderedPageBreak/>
        <w:t>Tes</w:t>
      </w:r>
      <w:r w:rsidR="00474520">
        <w:t>t</w:t>
      </w:r>
      <w:bookmarkEnd w:id="136"/>
    </w:p>
    <w:p w:rsidR="00CB2945" w:rsidRDefault="00CB2945" w:rsidP="00CB2945">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p>
    <w:p w:rsidR="00CB2945" w:rsidRPr="00CB2945" w:rsidRDefault="00CB2945" w:rsidP="00CB2945"/>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38" w:name="_Toc386483661"/>
      <w:r>
        <w:lastRenderedPageBreak/>
        <w:t>Fazit</w:t>
      </w:r>
      <w:bookmarkEnd w:id="138"/>
    </w:p>
    <w:p w:rsidR="009A0DFE" w:rsidRPr="00424036" w:rsidRDefault="009A0DFE" w:rsidP="009A0DFE">
      <w:r>
        <w:t xml:space="preserve">Das folgt am Ende. </w:t>
      </w:r>
    </w:p>
    <w:p w:rsidR="009A0DFE" w:rsidRDefault="009A0DFE" w:rsidP="00424036"/>
    <w:p w:rsidR="00424036" w:rsidRDefault="00424036" w:rsidP="00424036"/>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r>
        <w:tab/>
      </w:r>
    </w:p>
    <w:p w:rsidR="009A0DFE" w:rsidRDefault="009A0DFE" w:rsidP="009A0DFE"/>
    <w:p w:rsidR="00424036" w:rsidRPr="009A0DFE" w:rsidRDefault="00424036" w:rsidP="009A0DFE">
      <w:pPr>
        <w:sectPr w:rsidR="00424036" w:rsidRPr="009A0DFE" w:rsidSect="008E73E5">
          <w:headerReference w:type="default" r:id="rId31"/>
          <w:footerReference w:type="default" r:id="rId3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40" w:name="_Toc333403733"/>
      <w:bookmarkStart w:id="141" w:name="_Toc262116062"/>
      <w:bookmarkStart w:id="142" w:name="_Toc386483662"/>
      <w:bookmarkEnd w:id="37"/>
      <w:bookmarkEnd w:id="38"/>
      <w:r>
        <w:lastRenderedPageBreak/>
        <w:t>Literaturverzeichnis</w:t>
      </w:r>
      <w:bookmarkEnd w:id="140"/>
      <w:bookmarkEnd w:id="142"/>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041E9A"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49"/>
              </w:tblGrid>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 </w:t>
                    </w:r>
                  </w:p>
                </w:tc>
                <w:tc>
                  <w:tcPr>
                    <w:tcW w:w="4641" w:type="pct"/>
                    <w:hideMark/>
                  </w:tcPr>
                  <w:p w:rsidR="00041E9A" w:rsidRDefault="00041E9A">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 </w:t>
                    </w:r>
                  </w:p>
                </w:tc>
                <w:tc>
                  <w:tcPr>
                    <w:tcW w:w="4641" w:type="pct"/>
                    <w:hideMark/>
                  </w:tcPr>
                  <w:p w:rsidR="00041E9A" w:rsidRDefault="00041E9A">
                    <w:pPr>
                      <w:pStyle w:val="Literaturverzeichnis"/>
                      <w:rPr>
                        <w:rFonts w:eastAsiaTheme="minorEastAsia"/>
                        <w:noProof/>
                      </w:rPr>
                    </w:pPr>
                    <w:r w:rsidRPr="00041E9A">
                      <w:rPr>
                        <w:noProof/>
                        <w:lang w:val="en-US"/>
                      </w:rPr>
                      <w:t xml:space="preserve">Wikipedia, „Kinect,“ 10 01 2014. [Online]. Available: http://de.wikipedia.org/wiki/Kinect. </w:t>
                    </w:r>
                    <w:r>
                      <w:rPr>
                        <w:noProof/>
                      </w:rPr>
                      <w:t>[Zugriff am 15 01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[3]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„Kinect für Windows,“ [Online]. Available: http://www.microsoft.com/en-us/kinectforwindows/. </w:t>
                    </w:r>
                    <w:r>
                      <w:rPr>
                        <w:noProof/>
                      </w:rPr>
                      <w:t>[Zugriff am 15 01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[4] </w:t>
                    </w:r>
                  </w:p>
                </w:tc>
                <w:tc>
                  <w:tcPr>
                    <w:tcW w:w="4641" w:type="pct"/>
                    <w:hideMark/>
                  </w:tcPr>
                  <w:p w:rsidR="00041E9A" w:rsidRDefault="00041E9A">
                    <w:pPr>
                      <w:pStyle w:val="Literaturverzeichnis"/>
                      <w:rPr>
                        <w:rFonts w:eastAsiaTheme="minorEastAsia"/>
                        <w:noProof/>
                      </w:rPr>
                    </w:pPr>
                    <w:r w:rsidRPr="00041E9A">
                      <w:rPr>
                        <w:noProof/>
                        <w:lang w:val="en-US"/>
                      </w:rPr>
                      <w:t xml:space="preserve">Golem, „SDK - Software Development Kit,“ [Online]. Available: http://www.golem.de/specials/sdk/. </w:t>
                    </w:r>
                    <w:r>
                      <w:rPr>
                        <w:noProof/>
                      </w:rPr>
                      <w:t>[Zugriff am 15 01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[5] </w:t>
                    </w:r>
                  </w:p>
                </w:tc>
                <w:tc>
                  <w:tcPr>
                    <w:tcW w:w="4641" w:type="pct"/>
                    <w:hideMark/>
                  </w:tcPr>
                  <w:p w:rsidR="00041E9A" w:rsidRDefault="00041E9A">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[6] </w:t>
                    </w:r>
                  </w:p>
                </w:tc>
                <w:tc>
                  <w:tcPr>
                    <w:tcW w:w="4641" w:type="pct"/>
                    <w:hideMark/>
                  </w:tcPr>
                  <w:p w:rsidR="00041E9A" w:rsidRDefault="00041E9A">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[7] </w:t>
                    </w:r>
                  </w:p>
                </w:tc>
                <w:tc>
                  <w:tcPr>
                    <w:tcW w:w="4641" w:type="pct"/>
                    <w:hideMark/>
                  </w:tcPr>
                  <w:p w:rsidR="00041E9A" w:rsidRDefault="00041E9A">
                    <w:pPr>
                      <w:pStyle w:val="Literaturverzeichnis"/>
                      <w:rPr>
                        <w:rFonts w:eastAsiaTheme="minorEastAsia"/>
                        <w:noProof/>
                      </w:rPr>
                    </w:pPr>
                    <w:r>
                      <w:rPr>
                        <w:noProof/>
                      </w:rPr>
                      <w:t xml:space="preserve">Microsoft, „Problembehebung bei der Bewegungserkennung,“ Microsoft, [Online]. </w:t>
                    </w:r>
                    <w:r w:rsidRPr="00041E9A">
                      <w:rPr>
                        <w:noProof/>
                        <w:lang w:val="en-US"/>
                      </w:rPr>
                      <w:t xml:space="preserve">Available: http://support.xbox.com/de-DE/xbox-360/kinect/body-tracking-troubleshoot. </w:t>
                    </w:r>
                    <w:r>
                      <w:rPr>
                        <w:noProof/>
                      </w:rPr>
                      <w:t>[Zugriff am 01 04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[8] </w:t>
                    </w:r>
                  </w:p>
                </w:tc>
                <w:tc>
                  <w:tcPr>
                    <w:tcW w:w="4641" w:type="pct"/>
                    <w:hideMark/>
                  </w:tcPr>
                  <w:p w:rsidR="00041E9A" w:rsidRDefault="00041E9A">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[9]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„Tracking Users with Kinect Skeletal Tracking,“ [Online]. </w:t>
                    </w:r>
                    <w:r>
                      <w:rPr>
                        <w:noProof/>
                      </w:rPr>
                      <w:t>Available: http://msdn.microsoft.com/en-us/library/jj131025.aspx. [Zugriff am 10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[10] </w:t>
                    </w:r>
                  </w:p>
                </w:tc>
                <w:tc>
                  <w:tcPr>
                    <w:tcW w:w="4641" w:type="pct"/>
                    <w:hideMark/>
                  </w:tcPr>
                  <w:p w:rsidR="00041E9A" w:rsidRDefault="00041E9A">
                    <w:pPr>
                      <w:pStyle w:val="Literaturverzeichnis"/>
                      <w:rPr>
                        <w:rFonts w:eastAsiaTheme="minorEastAsia"/>
                        <w:noProof/>
                      </w:rPr>
                    </w:pPr>
                    <w:r>
                      <w:rPr>
                        <w:noProof/>
                      </w:rPr>
                      <w:t xml:space="preserve">Steffen, „ Einsatzmöglichkeiten einer 3D-Kamera in der Produktionstechnik am Beispiel der Kinect-Kamera,“ 13 02 2013. </w:t>
                    </w:r>
                    <w:r w:rsidRPr="00041E9A">
                      <w:rPr>
                        <w:noProof/>
                        <w:lang w:val="en-US"/>
                      </w:rPr>
                      <w:t>[Online]. Available: http://wiki.zimt.uni-siegen.de/fertigungsautomatisierung/index.php/Einsatzm%C3%B6glichkeiten_einer_3</w:t>
                    </w:r>
                    <w:r w:rsidRPr="00041E9A">
                      <w:rPr>
                        <w:noProof/>
                        <w:lang w:val="en-US"/>
                      </w:rPr>
                      <w:lastRenderedPageBreak/>
                      <w:t xml:space="preserve">D-Kamera_in_der_Produktionstechnik_am_Beispiel_der_Kinect-Kamera. </w:t>
                    </w:r>
                    <w:r>
                      <w:rPr>
                        <w:noProof/>
                      </w:rPr>
                      <w:t>[Zugriff am 01 04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[11] </w:t>
                    </w:r>
                  </w:p>
                </w:tc>
                <w:tc>
                  <w:tcPr>
                    <w:tcW w:w="4641" w:type="pct"/>
                    <w:hideMark/>
                  </w:tcPr>
                  <w:p w:rsidR="00041E9A" w:rsidRDefault="00041E9A">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[12]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„Downloads Kinect for Windows,“ Microsoft, [Online]. </w:t>
                    </w:r>
                    <w:r>
                      <w:rPr>
                        <w:noProof/>
                      </w:rPr>
                      <w:t>Available: http://www.microsoft.com/en-us/kinectforwindowsdev/Downloads.aspx. [Zugriff am 13 04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[13] </w:t>
                    </w:r>
                  </w:p>
                </w:tc>
                <w:tc>
                  <w:tcPr>
                    <w:tcW w:w="4641" w:type="pct"/>
                    <w:hideMark/>
                  </w:tcPr>
                  <w:p w:rsidR="00041E9A" w:rsidRDefault="00041E9A">
                    <w:pPr>
                      <w:pStyle w:val="Literaturverzeichnis"/>
                      <w:rPr>
                        <w:rFonts w:eastAsiaTheme="minorEastAsia"/>
                        <w:noProof/>
                      </w:rPr>
                    </w:pPr>
                    <w:r w:rsidRPr="00041E9A">
                      <w:rPr>
                        <w:noProof/>
                        <w:lang w:val="en-US"/>
                      </w:rPr>
                      <w:t xml:space="preserve">B. Vaughan, „www.teacherschoice.com.au,“ [Online]. </w:t>
                    </w:r>
                    <w:r>
                      <w:rPr>
                        <w:noProof/>
                      </w:rPr>
                      <w:t>Available: http://www.teacherschoice.com.au/maths_library/angles/angles.htm. [Zugriff am 27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[14] </w:t>
                    </w:r>
                  </w:p>
                </w:tc>
                <w:tc>
                  <w:tcPr>
                    <w:tcW w:w="4641" w:type="pct"/>
                    <w:hideMark/>
                  </w:tcPr>
                  <w:p w:rsidR="00041E9A" w:rsidRDefault="00041E9A">
                    <w:pPr>
                      <w:pStyle w:val="Literaturverzeichnis"/>
                      <w:rPr>
                        <w:rFonts w:eastAsiaTheme="minorEastAsia"/>
                        <w:noProof/>
                      </w:rPr>
                    </w:pPr>
                    <w:r w:rsidRPr="00041E9A">
                      <w:rPr>
                        <w:noProof/>
                        <w:lang w:val="en-US"/>
                      </w:rPr>
                      <w:t xml:space="preserve">„RC-Heli,“ [Online]. Available: http://wiki.rc-heli-fan.org/index.php/Steuerfunktionen. </w:t>
                    </w:r>
                    <w:r>
                      <w:rPr>
                        <w:noProof/>
                      </w:rPr>
                      <w:t>[Zugriff am 28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[15] </w:t>
                    </w:r>
                  </w:p>
                </w:tc>
                <w:tc>
                  <w:tcPr>
                    <w:tcW w:w="4641" w:type="pct"/>
                    <w:hideMark/>
                  </w:tcPr>
                  <w:p w:rsidR="00041E9A" w:rsidRDefault="00041E9A">
                    <w:pPr>
                      <w:pStyle w:val="Literaturverzeichnis"/>
                      <w:rPr>
                        <w:rFonts w:eastAsiaTheme="minorEastAsia"/>
                        <w:noProof/>
                      </w:rPr>
                    </w:pPr>
                    <w:r>
                      <w:rPr>
                        <w:noProof/>
                      </w:rPr>
                      <w:t>M. Weis, „uni-hohenheim.de,“ 28 August 2012. [Online]. Available: http://sengis.uni-hohenheim.de/uas.de.php. [Zugriff am 28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[16] </w:t>
                    </w:r>
                  </w:p>
                </w:tc>
                <w:tc>
                  <w:tcPr>
                    <w:tcW w:w="4641" w:type="pct"/>
                    <w:hideMark/>
                  </w:tcPr>
                  <w:p w:rsidR="00041E9A" w:rsidRDefault="00041E9A">
                    <w:pPr>
                      <w:pStyle w:val="Literaturverzeichnis"/>
                      <w:rPr>
                        <w:rFonts w:eastAsiaTheme="minorEastAsia"/>
                        <w:noProof/>
                      </w:rPr>
                    </w:pPr>
                    <w:r>
                      <w:rPr>
                        <w:noProof/>
                      </w:rPr>
                      <w:t>M. A. Knus. [Online]. Available: http://www.math.ethz.ch/~knus/geometrie/1.pdf. [Zugriff am 28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[17] </w:t>
                    </w:r>
                  </w:p>
                </w:tc>
                <w:tc>
                  <w:tcPr>
                    <w:tcW w:w="4641" w:type="pct"/>
                    <w:hideMark/>
                  </w:tcPr>
                  <w:p w:rsidR="00041E9A" w:rsidRDefault="00041E9A">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[18] </w:t>
                    </w:r>
                  </w:p>
                </w:tc>
                <w:tc>
                  <w:tcPr>
                    <w:tcW w:w="4641" w:type="pct"/>
                    <w:hideMark/>
                  </w:tcPr>
                  <w:p w:rsidR="00041E9A" w:rsidRDefault="00041E9A">
                    <w:pPr>
                      <w:pStyle w:val="Literaturverzeichnis"/>
                      <w:rPr>
                        <w:rFonts w:eastAsiaTheme="minorEastAsia"/>
                        <w:noProof/>
                      </w:rPr>
                    </w:pPr>
                    <w:r>
                      <w:rPr>
                        <w:noProof/>
                      </w:rPr>
                      <w:t xml:space="preserve">Die Zeit, „zeit.de,“ 04 12 2013. [Online]. </w:t>
                    </w:r>
                    <w:r w:rsidRPr="00041E9A">
                      <w:rPr>
                        <w:noProof/>
                        <w:lang w:val="en-US"/>
                      </w:rPr>
                      <w:t xml:space="preserve">Available: http://www.zeit.de/wirtschaft/unternehmen/2013-12/google-roboter-android-erfinder-andy-rubin. </w:t>
                    </w:r>
                    <w:r>
                      <w:rPr>
                        <w:noProof/>
                      </w:rPr>
                      <w:t>[Zugriff am 05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[19] </w:t>
                    </w:r>
                  </w:p>
                </w:tc>
                <w:tc>
                  <w:tcPr>
                    <w:tcW w:w="4641" w:type="pct"/>
                    <w:hideMark/>
                  </w:tcPr>
                  <w:p w:rsidR="00041E9A" w:rsidRDefault="00041E9A">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[20]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Available: www.aldebaran.com/en/robotics-company/history. </w:t>
                    </w:r>
                    <w:r>
                      <w:rPr>
                        <w:noProof/>
                      </w:rPr>
                      <w:t>[Zugriff am 23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[21]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[22]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w:t>
                    </w:r>
                    <w:r>
                      <w:rPr>
                        <w:noProof/>
                      </w:rPr>
                      <w:t>Available: http://www.aldebaran-robotics.com/en/Discover-NAO/Key-Features/hardware-platform.html. [Zugriff am 06 03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[23] </w:t>
                    </w:r>
                  </w:p>
                </w:tc>
                <w:tc>
                  <w:tcPr>
                    <w:tcW w:w="4641" w:type="pct"/>
                    <w:hideMark/>
                  </w:tcPr>
                  <w:p w:rsidR="00041E9A" w:rsidRDefault="00041E9A">
                    <w:pPr>
                      <w:pStyle w:val="Literaturverzeichnis"/>
                      <w:rPr>
                        <w:rFonts w:eastAsiaTheme="minorEastAsia"/>
                        <w:noProof/>
                      </w:rPr>
                    </w:pPr>
                    <w:r w:rsidRPr="00041E9A">
                      <w:rPr>
                        <w:noProof/>
                        <w:lang w:val="en-US"/>
                      </w:rPr>
                      <w:t xml:space="preserve">Community Aldebaran Robotics, „AldebaranRobotics,“ [Online]. </w:t>
                    </w:r>
                    <w:r>
                      <w:rPr>
                        <w:noProof/>
                      </w:rPr>
                      <w:t>Available: https://community.aldebaran-robotics.com/doc/1-14/cpp-classindex.html. [Zugriff am 23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[24] </w:t>
                    </w:r>
                  </w:p>
                </w:tc>
                <w:tc>
                  <w:tcPr>
                    <w:tcW w:w="4641" w:type="pct"/>
                    <w:hideMark/>
                  </w:tcPr>
                  <w:p w:rsidR="00041E9A" w:rsidRDefault="00041E9A">
                    <w:pPr>
                      <w:pStyle w:val="Literaturverzeichnis"/>
                      <w:rPr>
                        <w:rFonts w:eastAsiaTheme="minorEastAsia"/>
                        <w:noProof/>
                      </w:rPr>
                    </w:pPr>
                    <w:r>
                      <w:rPr>
                        <w:noProof/>
                      </w:rPr>
                      <w:t>C. Düpmeier, 03 April 2013. [Online]. Available: http://www.iai.fzk.de/~clemens.duepmeier/betriebssysteme/Prozesse.ppt. [Zugriff am 28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[25] </w:t>
                    </w:r>
                  </w:p>
                </w:tc>
                <w:tc>
                  <w:tcPr>
                    <w:tcW w:w="4641" w:type="pct"/>
                    <w:hideMark/>
                  </w:tcPr>
                  <w:p w:rsidR="00041E9A" w:rsidRDefault="00041E9A">
                    <w:pPr>
                      <w:pStyle w:val="Literaturverzeichnis"/>
                      <w:rPr>
                        <w:rFonts w:eastAsiaTheme="minorEastAsia"/>
                        <w:noProof/>
                      </w:rPr>
                    </w:pPr>
                    <w:r>
                      <w:rPr>
                        <w:noProof/>
                      </w:rPr>
                      <w:t xml:space="preserve">H.-J. Haubner, 2013. </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[26] </w:t>
                    </w:r>
                  </w:p>
                </w:tc>
                <w:tc>
                  <w:tcPr>
                    <w:tcW w:w="4641" w:type="pct"/>
                    <w:hideMark/>
                  </w:tcPr>
                  <w:p w:rsidR="00041E9A" w:rsidRDefault="00041E9A">
                    <w:pPr>
                      <w:pStyle w:val="Literaturverzeichnis"/>
                      <w:rPr>
                        <w:rFonts w:eastAsiaTheme="minorEastAsia"/>
                        <w:noProof/>
                      </w:rPr>
                    </w:pPr>
                    <w:r>
                      <w:rPr>
                        <w:noProof/>
                      </w:rPr>
                      <w:t>M. Becker, Dezember 2002. [Online]. Available: http://www.ijon.de/comp/tutorials/threads/threads.html. [Zugriff am 28 April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[27]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„ApartmentState-Enumeration,“ Microsoft, [Online]. </w:t>
                    </w:r>
                    <w:r>
                      <w:rPr>
                        <w:noProof/>
                      </w:rPr>
                      <w:t>Available: http://msdn.microsoft.com/de-de/library/system.threading.apartmentstate.aspx. [Zugriff am 09 04 2014].</w:t>
                    </w:r>
                  </w:p>
                </w:tc>
              </w:tr>
              <w:tr w:rsidR="00041E9A" w:rsidTr="00041E9A">
                <w:trPr>
                  <w:divId w:val="373427477"/>
                  <w:tblCellSpacing w:w="15" w:type="dxa"/>
                </w:trPr>
                <w:tc>
                  <w:tcPr>
                    <w:tcW w:w="309" w:type="pct"/>
                    <w:hideMark/>
                  </w:tcPr>
                  <w:p w:rsidR="00041E9A" w:rsidRDefault="00041E9A">
                    <w:pPr>
                      <w:pStyle w:val="Literaturverzeichnis"/>
                      <w:rPr>
                        <w:rFonts w:eastAsiaTheme="minorEastAsia"/>
                        <w:noProof/>
                      </w:rPr>
                    </w:pPr>
                    <w:r>
                      <w:rPr>
                        <w:noProof/>
                      </w:rPr>
                      <w:t xml:space="preserve">[28] </w:t>
                    </w:r>
                  </w:p>
                </w:tc>
                <w:tc>
                  <w:tcPr>
                    <w:tcW w:w="4641" w:type="pct"/>
                    <w:hideMark/>
                  </w:tcPr>
                  <w:p w:rsidR="00041E9A" w:rsidRDefault="00041E9A">
                    <w:pPr>
                      <w:pStyle w:val="Literaturverzeichnis"/>
                      <w:rPr>
                        <w:rFonts w:eastAsiaTheme="minorEastAsia"/>
                        <w:noProof/>
                      </w:rPr>
                    </w:pPr>
                    <w:r w:rsidRPr="00041E9A">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041E9A" w:rsidRDefault="00041E9A">
              <w:pPr>
                <w:divId w:val="373427477"/>
                <w:rPr>
                  <w:noProof/>
                </w:rPr>
              </w:pPr>
            </w:p>
            <w:p w:rsidR="00297B32" w:rsidRPr="00A3432E" w:rsidRDefault="00F14B36" w:rsidP="00A3432E">
              <w:pPr>
                <w:tabs>
                  <w:tab w:val="left" w:pos="406"/>
                </w:tabs>
                <w:jc w:val="left"/>
                <w:rPr>
                  <w:b/>
                  <w:bCs/>
                </w:rPr>
              </w:pPr>
              <w:r>
                <w:rPr>
                  <w:b/>
                  <w:bCs/>
                </w:rPr>
                <w:fldChar w:fldCharType="end"/>
              </w:r>
            </w:p>
          </w:sdtContent>
        </w:sdt>
      </w:sdtContent>
    </w:sdt>
    <w:bookmarkEnd w:id="141"/>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3"/>
      <w:footerReference w:type="default" r:id="rId3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Dennis" w:date="2014-04-23T17:27:00Z" w:initials="D">
    <w:p w:rsidR="00041E9A" w:rsidRDefault="00041E9A">
      <w:pPr>
        <w:pStyle w:val="Kommentartext"/>
      </w:pPr>
      <w:r>
        <w:rPr>
          <w:rStyle w:val="Kommentarzeichen"/>
        </w:rPr>
        <w:annotationRef/>
      </w:r>
      <w:r>
        <w:t>Dennis: an der DH schreiben mit Bilder</w:t>
      </w:r>
    </w:p>
  </w:comment>
  <w:comment w:id="31" w:author="Dennis" w:date="2014-04-23T17:26:00Z" w:initials="D">
    <w:p w:rsidR="00041E9A" w:rsidRDefault="00041E9A">
      <w:pPr>
        <w:pStyle w:val="Kommentartext"/>
      </w:pPr>
      <w:r>
        <w:rPr>
          <w:rStyle w:val="Kommentarzeichen"/>
        </w:rPr>
        <w:annotationRef/>
      </w:r>
      <w:r>
        <w:t>Karo</w:t>
      </w:r>
    </w:p>
  </w:comment>
  <w:comment w:id="40" w:author="Dennis" w:date="2014-04-23T21:55:00Z" w:initials="D">
    <w:p w:rsidR="00041E9A" w:rsidRDefault="00041E9A" w:rsidP="00931235">
      <w:pPr>
        <w:pStyle w:val="Kommentartext"/>
      </w:pPr>
      <w:r>
        <w:rPr>
          <w:rStyle w:val="Kommentarzeichen"/>
        </w:rPr>
        <w:annotationRef/>
      </w:r>
      <w:r>
        <w:t>Dennis bitte noch hinzufügen:</w:t>
      </w:r>
    </w:p>
    <w:p w:rsidR="00041E9A" w:rsidRPr="00931235" w:rsidRDefault="00041E9A" w:rsidP="006A183A">
      <w:pPr>
        <w:pStyle w:val="Kommentartext"/>
        <w:pBdr>
          <w:bottom w:val="single" w:sz="12" w:space="1" w:color="auto"/>
          <w:between w:val="single" w:sz="12" w:space="1" w:color="auto"/>
        </w:pBdr>
        <w:rPr>
          <w:lang w:val="en-US"/>
        </w:rPr>
      </w:pPr>
      <w:r w:rsidRPr="00931235">
        <w:rPr>
          <w:lang w:val="en-US"/>
        </w:rPr>
        <w:t>Blocking vs. Non-Blocking Calls</w:t>
      </w:r>
    </w:p>
  </w:comment>
  <w:comment w:id="50" w:author="Karolin" w:date="2014-04-23T21:17:00Z" w:initials="K">
    <w:p w:rsidR="00041E9A" w:rsidRPr="006C11C9" w:rsidRDefault="00041E9A">
      <w:pPr>
        <w:pStyle w:val="Kommentartext"/>
        <w:rPr>
          <w:lang w:val="en-US"/>
        </w:rPr>
      </w:pPr>
      <w:r>
        <w:rPr>
          <w:rStyle w:val="Kommentarzeichen"/>
        </w:rPr>
        <w:annotationRef/>
      </w:r>
      <w:proofErr w:type="spellStart"/>
      <w:r w:rsidRPr="006C11C9">
        <w:rPr>
          <w:lang w:val="en-US"/>
        </w:rPr>
        <w:t>Einführen</w:t>
      </w:r>
      <w:proofErr w:type="spellEnd"/>
      <w:r w:rsidRPr="006C11C9">
        <w:rPr>
          <w:lang w:val="en-US"/>
        </w:rPr>
        <w:t>?</w:t>
      </w:r>
    </w:p>
  </w:comment>
  <w:comment w:id="64" w:author="Dennis" w:date="2014-03-16T13:46:00Z" w:initials="D">
    <w:p w:rsidR="00041E9A" w:rsidRDefault="00041E9A">
      <w:pPr>
        <w:pStyle w:val="Kommentartext"/>
      </w:pPr>
      <w:r>
        <w:rPr>
          <w:rStyle w:val="Kommentarzeichen"/>
        </w:rPr>
        <w:annotationRef/>
      </w:r>
      <w:r>
        <w:t>Vergleiche mit 1.4 Vorgehensweise</w:t>
      </w:r>
    </w:p>
  </w:comment>
  <w:comment w:id="96" w:author="Dennis" w:date="2014-04-08T14:09:00Z" w:initials="D">
    <w:p w:rsidR="00041E9A" w:rsidRDefault="00041E9A">
      <w:pPr>
        <w:pStyle w:val="Kommentartext"/>
      </w:pPr>
      <w:r>
        <w:rPr>
          <w:rStyle w:val="Kommentarzeichen"/>
        </w:rPr>
        <w:annotationRef/>
      </w:r>
      <w:r>
        <w:t>Schauen ob das so stimmt?</w:t>
      </w:r>
    </w:p>
  </w:comment>
  <w:comment w:id="102" w:author="Dennis" w:date="2014-04-09T12:36:00Z" w:initials="D">
    <w:p w:rsidR="00041E9A" w:rsidRDefault="00041E9A">
      <w:pPr>
        <w:pStyle w:val="Kommentartext"/>
      </w:pPr>
      <w:r>
        <w:rPr>
          <w:rStyle w:val="Kommentarzeichen"/>
        </w:rPr>
        <w:annotationRef/>
      </w:r>
      <w:r>
        <w:t>Erklärung warum hier Thread benötigt wird…</w:t>
      </w:r>
    </w:p>
    <w:p w:rsidR="00041E9A" w:rsidRDefault="00041E9A">
      <w:pPr>
        <w:pStyle w:val="Kommentartext"/>
      </w:pPr>
      <w:r>
        <w:sym w:font="Wingdings" w:char="F0E0"/>
      </w:r>
      <w:r>
        <w:t xml:space="preserve"> Hier oder beim </w:t>
      </w:r>
      <w:proofErr w:type="spellStart"/>
      <w:r>
        <w:t>Nao</w:t>
      </w:r>
      <w:proofErr w:type="spellEnd"/>
      <w:r>
        <w:t xml:space="preserve"> (Kapitel 4.2)</w:t>
      </w:r>
    </w:p>
    <w:p w:rsidR="00041E9A" w:rsidRDefault="00041E9A">
      <w:pPr>
        <w:pStyle w:val="Kommentartext"/>
      </w:pPr>
      <w:r>
        <w:t>Bewegung (Non)</w:t>
      </w:r>
      <w:proofErr w:type="spellStart"/>
      <w:r>
        <w:t>Blocking</w:t>
      </w:r>
      <w:proofErr w:type="spellEnd"/>
      <w:r>
        <w:t>-Call…</w:t>
      </w:r>
    </w:p>
  </w:comment>
  <w:comment w:id="106" w:author="Dennis" w:date="2014-04-09T14:27:00Z" w:initials="D">
    <w:p w:rsidR="00041E9A" w:rsidRDefault="00041E9A">
      <w:pPr>
        <w:pStyle w:val="Kommentartext"/>
      </w:pPr>
      <w:r>
        <w:rPr>
          <w:rStyle w:val="Kommentarzeichen"/>
        </w:rPr>
        <w:annotationRef/>
      </w:r>
      <w:r>
        <w:t>einfügen</w:t>
      </w:r>
    </w:p>
  </w:comment>
  <w:comment w:id="107" w:author="Karolin" w:date="2014-04-28T17:55:00Z" w:initials="K">
    <w:p w:rsidR="00041E9A" w:rsidRDefault="00041E9A">
      <w:pPr>
        <w:pStyle w:val="Kommentartext"/>
      </w:pPr>
      <w:r>
        <w:rPr>
          <w:rStyle w:val="Kommentarzeichen"/>
        </w:rPr>
        <w:annotationRef/>
      </w:r>
      <w:r>
        <w:t xml:space="preserve">Durch das Grundlagenkapitel überflüssig </w:t>
      </w:r>
    </w:p>
  </w:comment>
  <w:comment w:id="110" w:author="Dennis" w:date="2014-04-09T15:05:00Z" w:initials="D">
    <w:p w:rsidR="00041E9A" w:rsidRDefault="00041E9A">
      <w:pPr>
        <w:pStyle w:val="Kommentartext"/>
      </w:pPr>
      <w:r>
        <w:rPr>
          <w:rStyle w:val="Kommentarzeichen"/>
        </w:rPr>
        <w:annotationRef/>
      </w:r>
      <w:r>
        <w:t xml:space="preserve">weiß nicht ob das so stimmt?? Michael fragen: </w:t>
      </w:r>
      <w:r w:rsidRPr="003561D9">
        <w:t>http://openbook.galileocomputing.de/visual_csharp_2010/visual_csharp_2010_11_002.htm</w:t>
      </w:r>
    </w:p>
  </w:comment>
  <w:comment w:id="114" w:author="Dennis" w:date="2014-04-09T16:17:00Z" w:initials="D">
    <w:p w:rsidR="00041E9A" w:rsidRDefault="00041E9A">
      <w:pPr>
        <w:pStyle w:val="Kommentartext"/>
      </w:pPr>
      <w:r>
        <w:rPr>
          <w:rStyle w:val="Kommentarzeichen"/>
        </w:rPr>
        <w:annotationRef/>
      </w:r>
      <w:r>
        <w:t>einfügen</w:t>
      </w:r>
    </w:p>
  </w:comment>
  <w:comment w:id="116" w:author="Dennis" w:date="2014-04-23T17:35:00Z" w:initials="D">
    <w:p w:rsidR="00041E9A" w:rsidRDefault="00041E9A">
      <w:pPr>
        <w:pStyle w:val="Kommentartext"/>
      </w:pPr>
      <w:r>
        <w:rPr>
          <w:rStyle w:val="Kommentarzeichen"/>
        </w:rPr>
        <w:annotationRef/>
      </w:r>
      <w:r>
        <w:t>Verweis einfügen</w:t>
      </w:r>
    </w:p>
  </w:comment>
  <w:comment w:id="117" w:author="Dennis" w:date="2014-04-09T16:54:00Z" w:initials="D">
    <w:p w:rsidR="00041E9A" w:rsidRDefault="00041E9A">
      <w:pPr>
        <w:pStyle w:val="Kommentartext"/>
      </w:pPr>
      <w:r>
        <w:rPr>
          <w:rStyle w:val="Kommentarzeichen"/>
        </w:rPr>
        <w:annotationRef/>
      </w:r>
      <w:r>
        <w:t>anpassen</w:t>
      </w:r>
    </w:p>
  </w:comment>
  <w:comment w:id="120" w:author="Dennis" w:date="2014-04-28T21:21:00Z" w:initials="D">
    <w:p w:rsidR="00041E9A" w:rsidRDefault="00041E9A">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comment>
  <w:comment w:id="132" w:author="Dennis" w:date="2014-04-23T17:30:00Z" w:initials="D">
    <w:p w:rsidR="00041E9A" w:rsidRDefault="00041E9A">
      <w:pPr>
        <w:pStyle w:val="Kommentartext"/>
      </w:pPr>
      <w:r>
        <w:rPr>
          <w:rStyle w:val="Kommentarzeichen"/>
        </w:rPr>
        <w:annotationRef/>
      </w:r>
      <w:r>
        <w:t>Karo</w:t>
      </w:r>
    </w:p>
  </w:comment>
  <w:comment w:id="135" w:author="Karolin Edigkaufer" w:date="2014-03-16T13:46:00Z" w:initials="KE">
    <w:p w:rsidR="00041E9A" w:rsidRDefault="00041E9A">
      <w:pPr>
        <w:pStyle w:val="Kommentartext"/>
      </w:pPr>
      <w:r>
        <w:rPr>
          <w:rStyle w:val="Kommentarzeichen"/>
        </w:rPr>
        <w:annotationRef/>
      </w:r>
      <w:proofErr w:type="spellStart"/>
      <w:r>
        <w:t>Evtl</w:t>
      </w:r>
      <w:proofErr w:type="spellEnd"/>
      <w:r>
        <w:t xml:space="preserve"> Bild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829" w:rsidRDefault="00706829" w:rsidP="006731D8">
      <w:pPr>
        <w:spacing w:line="240" w:lineRule="auto"/>
        <w:rPr>
          <w:rFonts w:cs="Times New Roman"/>
        </w:rPr>
      </w:pPr>
      <w:r>
        <w:rPr>
          <w:rFonts w:cs="Times New Roman"/>
        </w:rPr>
        <w:separator/>
      </w:r>
    </w:p>
  </w:endnote>
  <w:endnote w:type="continuationSeparator" w:id="0">
    <w:p w:rsidR="00706829" w:rsidRDefault="00706829"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Default="00041E9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0BC32B9E" wp14:editId="596D1407">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041E9A" w:rsidRDefault="00041E9A" w:rsidP="00CA2840">
    <w:pPr>
      <w:pStyle w:val="Fuzeile"/>
      <w:jc w:val="center"/>
    </w:pPr>
  </w:p>
  <w:p w:rsidR="00041E9A" w:rsidRPr="00535669" w:rsidRDefault="00041E9A"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92248D">
      <w:rPr>
        <w:noProof/>
        <w:color w:val="A6A6A6" w:themeColor="background1" w:themeShade="A6"/>
      </w:rPr>
      <w:t>VIII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Default="00041E9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F98C1B9" wp14:editId="124CA064">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041E9A" w:rsidRDefault="00041E9A" w:rsidP="00CA2840">
    <w:pPr>
      <w:pStyle w:val="Fuzeile"/>
      <w:jc w:val="center"/>
    </w:pPr>
  </w:p>
  <w:p w:rsidR="00041E9A" w:rsidRPr="00535669" w:rsidRDefault="00041E9A"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92248D">
      <w:rPr>
        <w:noProof/>
        <w:color w:val="A6A6A6" w:themeColor="background1" w:themeShade="A6"/>
      </w:rPr>
      <w:t>36</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Default="00041E9A"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041E9A" w:rsidRDefault="00041E9A" w:rsidP="00CA2840">
    <w:pPr>
      <w:pStyle w:val="Fuzeile"/>
      <w:jc w:val="center"/>
    </w:pPr>
  </w:p>
  <w:p w:rsidR="00041E9A" w:rsidRPr="00535669" w:rsidRDefault="00041E9A"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92248D">
      <w:rPr>
        <w:noProof/>
        <w:color w:val="A6A6A6" w:themeColor="background1" w:themeShade="A6"/>
      </w:rPr>
      <w:t>IX</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829" w:rsidRDefault="00706829" w:rsidP="006731D8">
      <w:pPr>
        <w:spacing w:line="240" w:lineRule="auto"/>
        <w:rPr>
          <w:rFonts w:cs="Times New Roman"/>
        </w:rPr>
      </w:pPr>
      <w:r>
        <w:rPr>
          <w:rFonts w:cs="Times New Roman"/>
        </w:rPr>
        <w:separator/>
      </w:r>
    </w:p>
  </w:footnote>
  <w:footnote w:type="continuationSeparator" w:id="0">
    <w:p w:rsidR="00706829" w:rsidRDefault="00706829"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Default="00041E9A"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041E9A" w:rsidRDefault="00041E9A"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041E9A" w:rsidRPr="00DF56CD" w:rsidRDefault="00041E9A"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67338F28" wp14:editId="4007F15C">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Pr="00DF56CD" w:rsidRDefault="00041E9A" w:rsidP="00F815B5">
    <w:pPr>
      <w:pStyle w:val="Kopfzeile"/>
      <w:jc w:val="center"/>
    </w:pPr>
    <w:r>
      <w:rPr>
        <w:noProof/>
      </w:rPr>
      <w:drawing>
        <wp:anchor distT="0" distB="0" distL="114300" distR="114300" simplePos="0" relativeHeight="251681280" behindDoc="0" locked="0" layoutInCell="1" allowOverlap="1" wp14:anchorId="48A64342" wp14:editId="2D6F1857">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Pr="00CC262D" w:rsidRDefault="00041E9A"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367F2FA0" wp14:editId="4852E7F0">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92248D">
        <w:rPr>
          <w:noProof/>
        </w:rPr>
        <w:t>Fazit</w:t>
      </w:r>
    </w:fldSimple>
    <w:bookmarkStart w:id="139" w:name="_Toc262116031"/>
    <w:bookmarkEnd w:id="139"/>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A" w:rsidRDefault="00041E9A"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041E9A" w:rsidRPr="00CC262D" w:rsidRDefault="00041E9A"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8">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4"/>
  </w:num>
  <w:num w:numId="2">
    <w:abstractNumId w:val="3"/>
  </w:num>
  <w:num w:numId="3">
    <w:abstractNumId w:val="18"/>
  </w:num>
  <w:num w:numId="4">
    <w:abstractNumId w:val="1"/>
  </w:num>
  <w:num w:numId="5">
    <w:abstractNumId w:val="20"/>
  </w:num>
  <w:num w:numId="6">
    <w:abstractNumId w:val="2"/>
    <w:lvlOverride w:ilvl="1">
      <w:startOverride w:val="1"/>
    </w:lvlOverride>
  </w:num>
  <w:num w:numId="7">
    <w:abstractNumId w:val="2"/>
    <w:lvlOverride w:ilvl="1">
      <w:startOverride w:val="2"/>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2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7"/>
  </w:num>
  <w:num w:numId="25">
    <w:abstractNumId w:val="9"/>
  </w:num>
  <w:num w:numId="26">
    <w:abstractNumId w:val="5"/>
  </w:num>
  <w:num w:numId="27">
    <w:abstractNumId w:val="16"/>
  </w:num>
  <w:num w:numId="28">
    <w:abstractNumId w:val="19"/>
  </w:num>
  <w:num w:numId="29">
    <w:abstractNumId w:val="14"/>
  </w:num>
  <w:num w:numId="30">
    <w:abstractNumId w:val="14"/>
  </w:num>
  <w:num w:numId="31">
    <w:abstractNumId w:val="14"/>
  </w:num>
  <w:num w:numId="32">
    <w:abstractNumId w:val="10"/>
  </w:num>
  <w:num w:numId="33">
    <w:abstractNumId w:val="7"/>
  </w:num>
  <w:num w:numId="34">
    <w:abstractNumId w:val="4"/>
  </w:num>
  <w:num w:numId="35">
    <w:abstractNumId w:val="0"/>
  </w:num>
  <w:num w:numId="36">
    <w:abstractNumId w:val="15"/>
  </w:num>
  <w:num w:numId="3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87D"/>
    <w:rsid w:val="00055110"/>
    <w:rsid w:val="00055FFA"/>
    <w:rsid w:val="000573F1"/>
    <w:rsid w:val="00060068"/>
    <w:rsid w:val="00060152"/>
    <w:rsid w:val="00060360"/>
    <w:rsid w:val="00060D91"/>
    <w:rsid w:val="0006195B"/>
    <w:rsid w:val="00063175"/>
    <w:rsid w:val="0006563A"/>
    <w:rsid w:val="00065BBC"/>
    <w:rsid w:val="00066CE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6B2"/>
    <w:rsid w:val="000D06AB"/>
    <w:rsid w:val="000D1CCE"/>
    <w:rsid w:val="000D27C6"/>
    <w:rsid w:val="000D467C"/>
    <w:rsid w:val="000D481A"/>
    <w:rsid w:val="000D60D0"/>
    <w:rsid w:val="000E017C"/>
    <w:rsid w:val="000E0882"/>
    <w:rsid w:val="000E1C58"/>
    <w:rsid w:val="000E4320"/>
    <w:rsid w:val="000E4C61"/>
    <w:rsid w:val="000E5505"/>
    <w:rsid w:val="000E7789"/>
    <w:rsid w:val="000F1131"/>
    <w:rsid w:val="000F29E2"/>
    <w:rsid w:val="000F38BE"/>
    <w:rsid w:val="000F5133"/>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A79"/>
    <w:rsid w:val="001F4A1F"/>
    <w:rsid w:val="001F52AF"/>
    <w:rsid w:val="001F7881"/>
    <w:rsid w:val="002012C0"/>
    <w:rsid w:val="002016EA"/>
    <w:rsid w:val="00202D3F"/>
    <w:rsid w:val="00202DB9"/>
    <w:rsid w:val="00202EC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7EFE"/>
    <w:rsid w:val="002C0FED"/>
    <w:rsid w:val="002C15F4"/>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2765"/>
    <w:rsid w:val="005E329E"/>
    <w:rsid w:val="005E3569"/>
    <w:rsid w:val="005E37E2"/>
    <w:rsid w:val="005E3849"/>
    <w:rsid w:val="005E40BA"/>
    <w:rsid w:val="005E497C"/>
    <w:rsid w:val="005E61B6"/>
    <w:rsid w:val="005E6697"/>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72F7"/>
    <w:rsid w:val="006E237A"/>
    <w:rsid w:val="006E249C"/>
    <w:rsid w:val="006E2A92"/>
    <w:rsid w:val="006E2DF6"/>
    <w:rsid w:val="006E33D4"/>
    <w:rsid w:val="006E43D7"/>
    <w:rsid w:val="006E4927"/>
    <w:rsid w:val="006E4F49"/>
    <w:rsid w:val="006E50EA"/>
    <w:rsid w:val="006E65A1"/>
    <w:rsid w:val="006E7329"/>
    <w:rsid w:val="006E7BD4"/>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3629"/>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5322"/>
    <w:rsid w:val="00885697"/>
    <w:rsid w:val="00885A8E"/>
    <w:rsid w:val="00887880"/>
    <w:rsid w:val="00887EBD"/>
    <w:rsid w:val="00890AD0"/>
    <w:rsid w:val="00890D94"/>
    <w:rsid w:val="00891009"/>
    <w:rsid w:val="008916D5"/>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63D5"/>
    <w:rsid w:val="008F6FA4"/>
    <w:rsid w:val="009003CD"/>
    <w:rsid w:val="009016E6"/>
    <w:rsid w:val="009018FB"/>
    <w:rsid w:val="00901D9B"/>
    <w:rsid w:val="00902CD9"/>
    <w:rsid w:val="009035D2"/>
    <w:rsid w:val="009046FF"/>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22BB"/>
    <w:rsid w:val="00B73107"/>
    <w:rsid w:val="00B73561"/>
    <w:rsid w:val="00B738F4"/>
    <w:rsid w:val="00B73AA9"/>
    <w:rsid w:val="00B74000"/>
    <w:rsid w:val="00B74094"/>
    <w:rsid w:val="00B7544C"/>
    <w:rsid w:val="00B75B85"/>
    <w:rsid w:val="00B76CEA"/>
    <w:rsid w:val="00B80AB2"/>
    <w:rsid w:val="00B82948"/>
    <w:rsid w:val="00B830B7"/>
    <w:rsid w:val="00B8319B"/>
    <w:rsid w:val="00B83C76"/>
    <w:rsid w:val="00B83C82"/>
    <w:rsid w:val="00B83F09"/>
    <w:rsid w:val="00B869A2"/>
    <w:rsid w:val="00B8752A"/>
    <w:rsid w:val="00B87AA8"/>
    <w:rsid w:val="00B91B79"/>
    <w:rsid w:val="00B91D27"/>
    <w:rsid w:val="00B92CFB"/>
    <w:rsid w:val="00B94884"/>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13E6"/>
    <w:rsid w:val="00BC1D17"/>
    <w:rsid w:val="00BC3CB4"/>
    <w:rsid w:val="00BC442C"/>
    <w:rsid w:val="00BC567D"/>
    <w:rsid w:val="00BC68E1"/>
    <w:rsid w:val="00BC6947"/>
    <w:rsid w:val="00BC6EEF"/>
    <w:rsid w:val="00BD100A"/>
    <w:rsid w:val="00BD21B7"/>
    <w:rsid w:val="00BD2B49"/>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41BC"/>
    <w:rsid w:val="00D7613C"/>
    <w:rsid w:val="00D77A4C"/>
    <w:rsid w:val="00D77A94"/>
    <w:rsid w:val="00D81739"/>
    <w:rsid w:val="00D820F9"/>
    <w:rsid w:val="00D83BFC"/>
    <w:rsid w:val="00D83D5C"/>
    <w:rsid w:val="00D84690"/>
    <w:rsid w:val="00D8486A"/>
    <w:rsid w:val="00D8489B"/>
    <w:rsid w:val="00D868D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file:///C:\Users\Karolin\Desktop\Studienarbeit\bluenao\Studienarbeit_Nao.docx" TargetMode="Externa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27</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28</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25</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26</b:RefOrder>
  </b:Source>
</b:Sources>
</file>

<file path=customXml/itemProps1.xml><?xml version="1.0" encoding="utf-8"?>
<ds:datastoreItem xmlns:ds="http://schemas.openxmlformats.org/officeDocument/2006/customXml" ds:itemID="{366835FA-92BE-4087-810D-075F17C06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7223</Words>
  <Characters>45510</Characters>
  <Application>Microsoft Office Word</Application>
  <DocSecurity>0</DocSecurity>
  <Lines>379</Lines>
  <Paragraphs>105</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52628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Karolin</cp:lastModifiedBy>
  <cp:revision>170</cp:revision>
  <cp:lastPrinted>2013-09-09T13:41:00Z</cp:lastPrinted>
  <dcterms:created xsi:type="dcterms:W3CDTF">2014-03-05T14:31:00Z</dcterms:created>
  <dcterms:modified xsi:type="dcterms:W3CDTF">2014-04-28T19:40:00Z</dcterms:modified>
</cp:coreProperties>
</file>