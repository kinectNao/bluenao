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media/image7.jpg" ContentType="image/png"/>
  <Override PartName="/word/media/image9.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für </w:t>
      </w:r>
      <w:proofErr w:type="spellStart"/>
      <w:r w:rsidRPr="00F004CE">
        <w:rPr>
          <w:b/>
          <w:sz w:val="32"/>
          <w:szCs w:val="32"/>
          <w:lang w:eastAsia="de-DE"/>
        </w:rPr>
        <w:t>humanoide</w:t>
      </w:r>
      <w:proofErr w:type="spellEnd"/>
      <w:r w:rsidRPr="00F004CE">
        <w:rPr>
          <w:b/>
          <w:sz w:val="32"/>
          <w:szCs w:val="32"/>
          <w:lang w:eastAsia="de-DE"/>
        </w:rPr>
        <w:t xml:space="preserv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6030072"/>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04CF1644" wp14:editId="1795D884">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6030073"/>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6B446E"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6030058" w:history="1">
        <w:r w:rsidR="006B446E" w:rsidRPr="003A6DDC">
          <w:rPr>
            <w:rStyle w:val="Hyperlink"/>
            <w:noProof/>
          </w:rPr>
          <w:t>Abb. 1: Die Sensoren der Kinect [8]</w:t>
        </w:r>
        <w:r w:rsidR="006B446E">
          <w:rPr>
            <w:noProof/>
            <w:webHidden/>
          </w:rPr>
          <w:tab/>
        </w:r>
        <w:r w:rsidR="006B446E">
          <w:rPr>
            <w:noProof/>
            <w:webHidden/>
          </w:rPr>
          <w:fldChar w:fldCharType="begin"/>
        </w:r>
        <w:r w:rsidR="006B446E">
          <w:rPr>
            <w:noProof/>
            <w:webHidden/>
          </w:rPr>
          <w:instrText xml:space="preserve"> PAGEREF _Toc386030058 \h </w:instrText>
        </w:r>
        <w:r w:rsidR="006B446E">
          <w:rPr>
            <w:noProof/>
            <w:webHidden/>
          </w:rPr>
        </w:r>
        <w:r w:rsidR="006B446E">
          <w:rPr>
            <w:noProof/>
            <w:webHidden/>
          </w:rPr>
          <w:fldChar w:fldCharType="separate"/>
        </w:r>
        <w:r w:rsidR="006B446E">
          <w:rPr>
            <w:noProof/>
            <w:webHidden/>
          </w:rPr>
          <w:t>4</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59" w:history="1">
        <w:r w:rsidR="006B446E" w:rsidRPr="003A6DDC">
          <w:rPr>
            <w:rStyle w:val="Hyperlink"/>
            <w:noProof/>
          </w:rPr>
          <w:t>Abb. 2: Skeleton mit 20 Punkten [9]</w:t>
        </w:r>
        <w:r w:rsidR="006B446E">
          <w:rPr>
            <w:noProof/>
            <w:webHidden/>
          </w:rPr>
          <w:tab/>
        </w:r>
        <w:r w:rsidR="006B446E">
          <w:rPr>
            <w:noProof/>
            <w:webHidden/>
          </w:rPr>
          <w:fldChar w:fldCharType="begin"/>
        </w:r>
        <w:r w:rsidR="006B446E">
          <w:rPr>
            <w:noProof/>
            <w:webHidden/>
          </w:rPr>
          <w:instrText xml:space="preserve"> PAGEREF _Toc386030059 \h </w:instrText>
        </w:r>
        <w:r w:rsidR="006B446E">
          <w:rPr>
            <w:noProof/>
            <w:webHidden/>
          </w:rPr>
        </w:r>
        <w:r w:rsidR="006B446E">
          <w:rPr>
            <w:noProof/>
            <w:webHidden/>
          </w:rPr>
          <w:fldChar w:fldCharType="separate"/>
        </w:r>
        <w:r w:rsidR="006B446E">
          <w:rPr>
            <w:noProof/>
            <w:webHidden/>
          </w:rPr>
          <w:t>5</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0" w:history="1">
        <w:r w:rsidR="006B446E" w:rsidRPr="003A6DDC">
          <w:rPr>
            <w:rStyle w:val="Hyperlink"/>
            <w:noProof/>
          </w:rPr>
          <w:t>Abb. 3: Kinect Developer Toolkit</w:t>
        </w:r>
        <w:r w:rsidR="006B446E">
          <w:rPr>
            <w:noProof/>
            <w:webHidden/>
          </w:rPr>
          <w:tab/>
        </w:r>
        <w:r w:rsidR="006B446E">
          <w:rPr>
            <w:noProof/>
            <w:webHidden/>
          </w:rPr>
          <w:fldChar w:fldCharType="begin"/>
        </w:r>
        <w:r w:rsidR="006B446E">
          <w:rPr>
            <w:noProof/>
            <w:webHidden/>
          </w:rPr>
          <w:instrText xml:space="preserve"> PAGEREF _Toc386030060 \h </w:instrText>
        </w:r>
        <w:r w:rsidR="006B446E">
          <w:rPr>
            <w:noProof/>
            <w:webHidden/>
          </w:rPr>
        </w:r>
        <w:r w:rsidR="006B446E">
          <w:rPr>
            <w:noProof/>
            <w:webHidden/>
          </w:rPr>
          <w:fldChar w:fldCharType="separate"/>
        </w:r>
        <w:r w:rsidR="006B446E">
          <w:rPr>
            <w:noProof/>
            <w:webHidden/>
          </w:rPr>
          <w:t>7</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1" w:history="1">
        <w:r w:rsidR="006B446E" w:rsidRPr="003A6DDC">
          <w:rPr>
            <w:rStyle w:val="Hyperlink"/>
            <w:noProof/>
          </w:rPr>
          <w:t>Abb. 4: Die Lage der Motoren beim Nao [14]</w:t>
        </w:r>
        <w:r w:rsidR="006B446E">
          <w:rPr>
            <w:noProof/>
            <w:webHidden/>
          </w:rPr>
          <w:tab/>
        </w:r>
        <w:r w:rsidR="006B446E">
          <w:rPr>
            <w:noProof/>
            <w:webHidden/>
          </w:rPr>
          <w:fldChar w:fldCharType="begin"/>
        </w:r>
        <w:r w:rsidR="006B446E">
          <w:rPr>
            <w:noProof/>
            <w:webHidden/>
          </w:rPr>
          <w:instrText xml:space="preserve"> PAGEREF _Toc386030061 \h </w:instrText>
        </w:r>
        <w:r w:rsidR="006B446E">
          <w:rPr>
            <w:noProof/>
            <w:webHidden/>
          </w:rPr>
        </w:r>
        <w:r w:rsidR="006B446E">
          <w:rPr>
            <w:noProof/>
            <w:webHidden/>
          </w:rPr>
          <w:fldChar w:fldCharType="separate"/>
        </w:r>
        <w:r w:rsidR="006B446E">
          <w:rPr>
            <w:noProof/>
            <w:webHidden/>
          </w:rPr>
          <w:t>9</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2" w:history="1">
        <w:r w:rsidR="006B446E" w:rsidRPr="003A6DDC">
          <w:rPr>
            <w:rStyle w:val="Hyperlink"/>
            <w:noProof/>
          </w:rPr>
          <w:t>Abb. 5: Die Hardwarekomponenten des Nao [15]</w:t>
        </w:r>
        <w:r w:rsidR="006B446E">
          <w:rPr>
            <w:noProof/>
            <w:webHidden/>
          </w:rPr>
          <w:tab/>
        </w:r>
        <w:r w:rsidR="006B446E">
          <w:rPr>
            <w:noProof/>
            <w:webHidden/>
          </w:rPr>
          <w:fldChar w:fldCharType="begin"/>
        </w:r>
        <w:r w:rsidR="006B446E">
          <w:rPr>
            <w:noProof/>
            <w:webHidden/>
          </w:rPr>
          <w:instrText xml:space="preserve"> PAGEREF _Toc386030062 \h </w:instrText>
        </w:r>
        <w:r w:rsidR="006B446E">
          <w:rPr>
            <w:noProof/>
            <w:webHidden/>
          </w:rPr>
        </w:r>
        <w:r w:rsidR="006B446E">
          <w:rPr>
            <w:noProof/>
            <w:webHidden/>
          </w:rPr>
          <w:fldChar w:fldCharType="separate"/>
        </w:r>
        <w:r w:rsidR="006B446E">
          <w:rPr>
            <w:noProof/>
            <w:webHidden/>
          </w:rPr>
          <w:t>10</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3" w:history="1">
        <w:r w:rsidR="006B446E" w:rsidRPr="003A6DDC">
          <w:rPr>
            <w:rStyle w:val="Hyperlink"/>
            <w:noProof/>
          </w:rPr>
          <w:t>Abb. 6: Nao Bibliothek nutzen</w:t>
        </w:r>
        <w:r w:rsidR="006B446E">
          <w:rPr>
            <w:noProof/>
            <w:webHidden/>
          </w:rPr>
          <w:tab/>
        </w:r>
        <w:r w:rsidR="006B446E">
          <w:rPr>
            <w:noProof/>
            <w:webHidden/>
          </w:rPr>
          <w:fldChar w:fldCharType="begin"/>
        </w:r>
        <w:r w:rsidR="006B446E">
          <w:rPr>
            <w:noProof/>
            <w:webHidden/>
          </w:rPr>
          <w:instrText xml:space="preserve"> PAGEREF _Toc386030063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4" w:history="1">
        <w:r w:rsidR="006B446E" w:rsidRPr="003A6DDC">
          <w:rPr>
            <w:rStyle w:val="Hyperlink"/>
            <w:noProof/>
          </w:rPr>
          <w:t>Abb. 7: Code Map</w:t>
        </w:r>
        <w:r w:rsidR="006B446E">
          <w:rPr>
            <w:noProof/>
            <w:webHidden/>
          </w:rPr>
          <w:tab/>
        </w:r>
        <w:r w:rsidR="006B446E">
          <w:rPr>
            <w:noProof/>
            <w:webHidden/>
          </w:rPr>
          <w:fldChar w:fldCharType="begin"/>
        </w:r>
        <w:r w:rsidR="006B446E">
          <w:rPr>
            <w:noProof/>
            <w:webHidden/>
          </w:rPr>
          <w:instrText xml:space="preserve"> PAGEREF _Toc386030064 \h </w:instrText>
        </w:r>
        <w:r w:rsidR="006B446E">
          <w:rPr>
            <w:noProof/>
            <w:webHidden/>
          </w:rPr>
        </w:r>
        <w:r w:rsidR="006B446E">
          <w:rPr>
            <w:noProof/>
            <w:webHidden/>
          </w:rPr>
          <w:fldChar w:fldCharType="separate"/>
        </w:r>
        <w:r w:rsidR="006B446E">
          <w:rPr>
            <w:noProof/>
            <w:webHidden/>
          </w:rPr>
          <w:t>14</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5" w:history="1">
        <w:r w:rsidR="006B446E" w:rsidRPr="003A6DDC">
          <w:rPr>
            <w:rStyle w:val="Hyperlink"/>
            <w:noProof/>
          </w:rPr>
          <w:t>Abb. 8: Programmablaufplan – erster Teil</w:t>
        </w:r>
        <w:r w:rsidR="006B446E">
          <w:rPr>
            <w:noProof/>
            <w:webHidden/>
          </w:rPr>
          <w:tab/>
        </w:r>
        <w:r w:rsidR="006B446E">
          <w:rPr>
            <w:noProof/>
            <w:webHidden/>
          </w:rPr>
          <w:fldChar w:fldCharType="begin"/>
        </w:r>
        <w:r w:rsidR="006B446E">
          <w:rPr>
            <w:noProof/>
            <w:webHidden/>
          </w:rPr>
          <w:instrText xml:space="preserve"> PAGEREF _Toc386030065 \h </w:instrText>
        </w:r>
        <w:r w:rsidR="006B446E">
          <w:rPr>
            <w:noProof/>
            <w:webHidden/>
          </w:rPr>
        </w:r>
        <w:r w:rsidR="006B446E">
          <w:rPr>
            <w:noProof/>
            <w:webHidden/>
          </w:rPr>
          <w:fldChar w:fldCharType="separate"/>
        </w:r>
        <w:r w:rsidR="006B446E">
          <w:rPr>
            <w:noProof/>
            <w:webHidden/>
          </w:rPr>
          <w:t>17</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6" w:history="1">
        <w:r w:rsidR="006B446E" w:rsidRPr="003A6DDC">
          <w:rPr>
            <w:rStyle w:val="Hyperlink"/>
            <w:noProof/>
          </w:rPr>
          <w:t>Abb. 9: Programmablaufplan – zweiter Teil</w:t>
        </w:r>
        <w:r w:rsidR="006B446E">
          <w:rPr>
            <w:noProof/>
            <w:webHidden/>
          </w:rPr>
          <w:tab/>
        </w:r>
        <w:r w:rsidR="006B446E">
          <w:rPr>
            <w:noProof/>
            <w:webHidden/>
          </w:rPr>
          <w:fldChar w:fldCharType="begin"/>
        </w:r>
        <w:r w:rsidR="006B446E">
          <w:rPr>
            <w:noProof/>
            <w:webHidden/>
          </w:rPr>
          <w:instrText xml:space="preserve"> PAGEREF _Toc386030066 \h </w:instrText>
        </w:r>
        <w:r w:rsidR="006B446E">
          <w:rPr>
            <w:noProof/>
            <w:webHidden/>
          </w:rPr>
        </w:r>
        <w:r w:rsidR="006B446E">
          <w:rPr>
            <w:noProof/>
            <w:webHidden/>
          </w:rPr>
          <w:fldChar w:fldCharType="separate"/>
        </w:r>
        <w:r w:rsidR="006B446E">
          <w:rPr>
            <w:noProof/>
            <w:webHidden/>
          </w:rPr>
          <w:t>19</w:t>
        </w:r>
        <w:r w:rsidR="006B446E">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6030074"/>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6B446E"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6030067" w:history="1">
        <w:r w:rsidR="006B446E" w:rsidRPr="00C32882">
          <w:rPr>
            <w:rStyle w:val="Hyperlink"/>
            <w:noProof/>
          </w:rPr>
          <w:t>Code 1: Thread</w:t>
        </w:r>
        <w:r w:rsidR="006B446E">
          <w:rPr>
            <w:noProof/>
            <w:webHidden/>
          </w:rPr>
          <w:tab/>
        </w:r>
        <w:r w:rsidR="006B446E">
          <w:rPr>
            <w:noProof/>
            <w:webHidden/>
          </w:rPr>
          <w:fldChar w:fldCharType="begin"/>
        </w:r>
        <w:r w:rsidR="006B446E">
          <w:rPr>
            <w:noProof/>
            <w:webHidden/>
          </w:rPr>
          <w:instrText xml:space="preserve"> PAGEREF _Toc386030067 \h </w:instrText>
        </w:r>
        <w:r w:rsidR="006B446E">
          <w:rPr>
            <w:noProof/>
            <w:webHidden/>
          </w:rPr>
        </w:r>
        <w:r w:rsidR="006B446E">
          <w:rPr>
            <w:noProof/>
            <w:webHidden/>
          </w:rPr>
          <w:fldChar w:fldCharType="separate"/>
        </w:r>
        <w:r w:rsidR="006B446E">
          <w:rPr>
            <w:noProof/>
            <w:webHidden/>
          </w:rPr>
          <w:t>21</w:t>
        </w:r>
        <w:r w:rsidR="006B446E">
          <w:rPr>
            <w:noProof/>
            <w:webHidden/>
          </w:rPr>
          <w:fldChar w:fldCharType="end"/>
        </w:r>
      </w:hyperlink>
    </w:p>
    <w:p w:rsidR="006B446E" w:rsidRDefault="00417B0C">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8" w:history="1">
        <w:r w:rsidR="006B446E" w:rsidRPr="00C32882">
          <w:rPr>
            <w:rStyle w:val="Hyperlink"/>
            <w:noProof/>
          </w:rPr>
          <w:t>Code 2: Thread 2</w:t>
        </w:r>
        <w:r w:rsidR="006B446E">
          <w:rPr>
            <w:noProof/>
            <w:webHidden/>
          </w:rPr>
          <w:tab/>
        </w:r>
        <w:r w:rsidR="006B446E">
          <w:rPr>
            <w:noProof/>
            <w:webHidden/>
          </w:rPr>
          <w:fldChar w:fldCharType="begin"/>
        </w:r>
        <w:r w:rsidR="006B446E">
          <w:rPr>
            <w:noProof/>
            <w:webHidden/>
          </w:rPr>
          <w:instrText xml:space="preserve"> PAGEREF _Toc386030068 \h </w:instrText>
        </w:r>
        <w:r w:rsidR="006B446E">
          <w:rPr>
            <w:noProof/>
            <w:webHidden/>
          </w:rPr>
        </w:r>
        <w:r w:rsidR="006B446E">
          <w:rPr>
            <w:noProof/>
            <w:webHidden/>
          </w:rPr>
          <w:fldChar w:fldCharType="separate"/>
        </w:r>
        <w:r w:rsidR="006B446E">
          <w:rPr>
            <w:noProof/>
            <w:webHidden/>
          </w:rPr>
          <w:t>22</w:t>
        </w:r>
        <w:r w:rsidR="006B446E">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6030075"/>
      <w:r w:rsidRPr="00AE1B97">
        <w:lastRenderedPageBreak/>
        <w:t>Abkürzungsverzeichnis</w:t>
      </w:r>
      <w:bookmarkEnd w:id="7"/>
      <w:r w:rsidRPr="00AE1B97">
        <w:rPr>
          <w:rStyle w:val="HTMLAkronym"/>
        </w:rPr>
        <w:t xml:space="preserve"> </w:t>
      </w:r>
    </w:p>
    <w:p w:rsidR="006B446E" w:rsidRDefault="00D21C10" w:rsidP="002016EA">
      <w:pPr>
        <w:tabs>
          <w:tab w:val="right" w:pos="5670"/>
        </w:tabs>
        <w:rPr>
          <w:rStyle w:val="HTMLAkronym"/>
          <w:rFonts w:cs="Times New Roman"/>
          <w:noProof/>
        </w:rPr>
        <w:sectPr w:rsidR="006B446E" w:rsidSect="00847E0D">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6B446E" w:rsidRDefault="006B446E">
      <w:pPr>
        <w:pStyle w:val="Index1"/>
        <w:rPr>
          <w:noProof/>
        </w:rPr>
      </w:pPr>
      <w:r>
        <w:rPr>
          <w:noProof/>
        </w:rPr>
        <w:lastRenderedPageBreak/>
        <w:t>DHBW</w:t>
      </w:r>
      <w:r>
        <w:rPr>
          <w:noProof/>
        </w:rPr>
        <w:tab/>
        <w:t>Duale Hochschule Baden-Würrtemberg</w:t>
      </w:r>
    </w:p>
    <w:p w:rsidR="006B446E" w:rsidRDefault="006B446E">
      <w:pPr>
        <w:pStyle w:val="Index1"/>
        <w:rPr>
          <w:noProof/>
        </w:rPr>
      </w:pPr>
      <w:r>
        <w:rPr>
          <w:noProof/>
        </w:rPr>
        <w:t>GUI</w:t>
      </w:r>
      <w:r>
        <w:rPr>
          <w:noProof/>
        </w:rPr>
        <w:tab/>
        <w:t>Graphical User Interfce</w:t>
      </w:r>
    </w:p>
    <w:p w:rsidR="006B446E" w:rsidRDefault="006B446E">
      <w:pPr>
        <w:pStyle w:val="Index1"/>
        <w:rPr>
          <w:noProof/>
        </w:rPr>
      </w:pPr>
      <w:r>
        <w:rPr>
          <w:noProof/>
        </w:rPr>
        <w:t>SDK</w:t>
      </w:r>
      <w:r>
        <w:rPr>
          <w:noProof/>
        </w:rPr>
        <w:tab/>
        <w:t>Software Development Kit</w:t>
      </w:r>
    </w:p>
    <w:p w:rsidR="006B446E" w:rsidRDefault="006B446E">
      <w:pPr>
        <w:pStyle w:val="Index1"/>
        <w:rPr>
          <w:noProof/>
        </w:rPr>
      </w:pPr>
      <w:r>
        <w:rPr>
          <w:noProof/>
        </w:rPr>
        <w:t>STA</w:t>
      </w:r>
      <w:r>
        <w:rPr>
          <w:noProof/>
        </w:rPr>
        <w:tab/>
        <w:t>Singlethreaded Apartment</w:t>
      </w:r>
    </w:p>
    <w:p w:rsidR="006B446E" w:rsidRDefault="006B446E">
      <w:pPr>
        <w:pStyle w:val="Index1"/>
        <w:rPr>
          <w:noProof/>
        </w:rPr>
      </w:pPr>
      <w:r>
        <w:rPr>
          <w:noProof/>
        </w:rPr>
        <w:t>VGA</w:t>
      </w:r>
      <w:r>
        <w:rPr>
          <w:noProof/>
        </w:rPr>
        <w:tab/>
        <w:t>Video Graphics Array</w:t>
      </w:r>
    </w:p>
    <w:p w:rsidR="006B446E" w:rsidRDefault="006B446E" w:rsidP="002016EA">
      <w:pPr>
        <w:tabs>
          <w:tab w:val="right" w:pos="5670"/>
        </w:tabs>
        <w:rPr>
          <w:rStyle w:val="HTMLAkronym"/>
          <w:rFonts w:cs="Times New Roman"/>
          <w:noProof/>
        </w:rPr>
        <w:sectPr w:rsidR="006B446E" w:rsidSect="006B446E">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6030076"/>
      <w:r>
        <w:lastRenderedPageBreak/>
        <w:t>Inhaltsverzeichnis</w:t>
      </w:r>
      <w:bookmarkEnd w:id="8"/>
    </w:p>
    <w:p w:rsidR="00535669" w:rsidRDefault="00535669" w:rsidP="00493DDE">
      <w:pPr>
        <w:pStyle w:val="Verzeichnis1"/>
        <w:jc w:val="left"/>
      </w:pPr>
    </w:p>
    <w:p w:rsidR="006B446E"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6030072" w:history="1">
        <w:r w:rsidR="006B446E" w:rsidRPr="003E75D3">
          <w:rPr>
            <w:rStyle w:val="Hyperlink"/>
          </w:rPr>
          <w:t>Ehrenwörtliche Erklärung</w:t>
        </w:r>
        <w:r w:rsidR="006B446E">
          <w:rPr>
            <w:webHidden/>
          </w:rPr>
          <w:tab/>
        </w:r>
        <w:r w:rsidR="006B446E">
          <w:rPr>
            <w:webHidden/>
          </w:rPr>
          <w:fldChar w:fldCharType="begin"/>
        </w:r>
        <w:r w:rsidR="006B446E">
          <w:rPr>
            <w:webHidden/>
          </w:rPr>
          <w:instrText xml:space="preserve"> PAGEREF _Toc386030072 \h </w:instrText>
        </w:r>
        <w:r w:rsidR="006B446E">
          <w:rPr>
            <w:webHidden/>
          </w:rPr>
        </w:r>
        <w:r w:rsidR="006B446E">
          <w:rPr>
            <w:webHidden/>
          </w:rPr>
          <w:fldChar w:fldCharType="separate"/>
        </w:r>
        <w:r w:rsidR="006B446E">
          <w:rPr>
            <w:webHidden/>
          </w:rPr>
          <w:t>III</w:t>
        </w:r>
        <w:r w:rsidR="006B446E">
          <w:rPr>
            <w:webHidden/>
          </w:rPr>
          <w:fldChar w:fldCharType="end"/>
        </w:r>
      </w:hyperlink>
    </w:p>
    <w:p w:rsidR="006B446E" w:rsidRDefault="00417B0C">
      <w:pPr>
        <w:pStyle w:val="Verzeichnis1"/>
        <w:rPr>
          <w:rFonts w:asciiTheme="minorHAnsi" w:eastAsiaTheme="minorEastAsia" w:hAnsiTheme="minorHAnsi" w:cstheme="minorBidi"/>
          <w:sz w:val="22"/>
          <w:szCs w:val="22"/>
          <w:lang w:eastAsia="de-DE"/>
        </w:rPr>
      </w:pPr>
      <w:hyperlink w:anchor="_Toc386030073" w:history="1">
        <w:r w:rsidR="006B446E" w:rsidRPr="003E75D3">
          <w:rPr>
            <w:rStyle w:val="Hyperlink"/>
          </w:rPr>
          <w:t>Abbildungsverzeichnis</w:t>
        </w:r>
        <w:r w:rsidR="006B446E">
          <w:rPr>
            <w:webHidden/>
          </w:rPr>
          <w:tab/>
        </w:r>
        <w:r w:rsidR="006B446E">
          <w:rPr>
            <w:webHidden/>
          </w:rPr>
          <w:fldChar w:fldCharType="begin"/>
        </w:r>
        <w:r w:rsidR="006B446E">
          <w:rPr>
            <w:webHidden/>
          </w:rPr>
          <w:instrText xml:space="preserve"> PAGEREF _Toc386030073 \h </w:instrText>
        </w:r>
        <w:r w:rsidR="006B446E">
          <w:rPr>
            <w:webHidden/>
          </w:rPr>
        </w:r>
        <w:r w:rsidR="006B446E">
          <w:rPr>
            <w:webHidden/>
          </w:rPr>
          <w:fldChar w:fldCharType="separate"/>
        </w:r>
        <w:r w:rsidR="006B446E">
          <w:rPr>
            <w:webHidden/>
          </w:rPr>
          <w:t>IV</w:t>
        </w:r>
        <w:r w:rsidR="006B446E">
          <w:rPr>
            <w:webHidden/>
          </w:rPr>
          <w:fldChar w:fldCharType="end"/>
        </w:r>
      </w:hyperlink>
    </w:p>
    <w:p w:rsidR="006B446E" w:rsidRDefault="00417B0C">
      <w:pPr>
        <w:pStyle w:val="Verzeichnis1"/>
        <w:rPr>
          <w:rFonts w:asciiTheme="minorHAnsi" w:eastAsiaTheme="minorEastAsia" w:hAnsiTheme="minorHAnsi" w:cstheme="minorBidi"/>
          <w:sz w:val="22"/>
          <w:szCs w:val="22"/>
          <w:lang w:eastAsia="de-DE"/>
        </w:rPr>
      </w:pPr>
      <w:hyperlink w:anchor="_Toc386030074" w:history="1">
        <w:r w:rsidR="006B446E" w:rsidRPr="003E75D3">
          <w:rPr>
            <w:rStyle w:val="Hyperlink"/>
          </w:rPr>
          <w:t>Codeverzeichnis</w:t>
        </w:r>
        <w:r w:rsidR="006B446E">
          <w:rPr>
            <w:webHidden/>
          </w:rPr>
          <w:tab/>
        </w:r>
        <w:r w:rsidR="006B446E">
          <w:rPr>
            <w:webHidden/>
          </w:rPr>
          <w:fldChar w:fldCharType="begin"/>
        </w:r>
        <w:r w:rsidR="006B446E">
          <w:rPr>
            <w:webHidden/>
          </w:rPr>
          <w:instrText xml:space="preserve"> PAGEREF _Toc386030074 \h </w:instrText>
        </w:r>
        <w:r w:rsidR="006B446E">
          <w:rPr>
            <w:webHidden/>
          </w:rPr>
        </w:r>
        <w:r w:rsidR="006B446E">
          <w:rPr>
            <w:webHidden/>
          </w:rPr>
          <w:fldChar w:fldCharType="separate"/>
        </w:r>
        <w:r w:rsidR="006B446E">
          <w:rPr>
            <w:webHidden/>
          </w:rPr>
          <w:t>V</w:t>
        </w:r>
        <w:r w:rsidR="006B446E">
          <w:rPr>
            <w:webHidden/>
          </w:rPr>
          <w:fldChar w:fldCharType="end"/>
        </w:r>
      </w:hyperlink>
    </w:p>
    <w:p w:rsidR="006B446E" w:rsidRDefault="00417B0C">
      <w:pPr>
        <w:pStyle w:val="Verzeichnis1"/>
        <w:rPr>
          <w:rFonts w:asciiTheme="minorHAnsi" w:eastAsiaTheme="minorEastAsia" w:hAnsiTheme="minorHAnsi" w:cstheme="minorBidi"/>
          <w:sz w:val="22"/>
          <w:szCs w:val="22"/>
          <w:lang w:eastAsia="de-DE"/>
        </w:rPr>
      </w:pPr>
      <w:hyperlink w:anchor="_Toc386030075" w:history="1">
        <w:r w:rsidR="006B446E" w:rsidRPr="003E75D3">
          <w:rPr>
            <w:rStyle w:val="Hyperlink"/>
          </w:rPr>
          <w:t>Abkürzungsverzeichnis</w:t>
        </w:r>
        <w:r w:rsidR="006B446E">
          <w:rPr>
            <w:webHidden/>
          </w:rPr>
          <w:tab/>
        </w:r>
        <w:r w:rsidR="006B446E">
          <w:rPr>
            <w:webHidden/>
          </w:rPr>
          <w:fldChar w:fldCharType="begin"/>
        </w:r>
        <w:r w:rsidR="006B446E">
          <w:rPr>
            <w:webHidden/>
          </w:rPr>
          <w:instrText xml:space="preserve"> PAGEREF _Toc386030075 \h </w:instrText>
        </w:r>
        <w:r w:rsidR="006B446E">
          <w:rPr>
            <w:webHidden/>
          </w:rPr>
        </w:r>
        <w:r w:rsidR="006B446E">
          <w:rPr>
            <w:webHidden/>
          </w:rPr>
          <w:fldChar w:fldCharType="separate"/>
        </w:r>
        <w:r w:rsidR="006B446E">
          <w:rPr>
            <w:webHidden/>
          </w:rPr>
          <w:t>VI</w:t>
        </w:r>
        <w:r w:rsidR="006B446E">
          <w:rPr>
            <w:webHidden/>
          </w:rPr>
          <w:fldChar w:fldCharType="end"/>
        </w:r>
      </w:hyperlink>
    </w:p>
    <w:p w:rsidR="006B446E" w:rsidRDefault="00417B0C">
      <w:pPr>
        <w:pStyle w:val="Verzeichnis1"/>
        <w:rPr>
          <w:rFonts w:asciiTheme="minorHAnsi" w:eastAsiaTheme="minorEastAsia" w:hAnsiTheme="minorHAnsi" w:cstheme="minorBidi"/>
          <w:sz w:val="22"/>
          <w:szCs w:val="22"/>
          <w:lang w:eastAsia="de-DE"/>
        </w:rPr>
      </w:pPr>
      <w:hyperlink w:anchor="_Toc386030076" w:history="1">
        <w:r w:rsidR="006B446E" w:rsidRPr="003E75D3">
          <w:rPr>
            <w:rStyle w:val="Hyperlink"/>
          </w:rPr>
          <w:t>Inhaltsverzeichnis</w:t>
        </w:r>
        <w:r w:rsidR="006B446E">
          <w:rPr>
            <w:webHidden/>
          </w:rPr>
          <w:tab/>
        </w:r>
        <w:r w:rsidR="006B446E">
          <w:rPr>
            <w:webHidden/>
          </w:rPr>
          <w:fldChar w:fldCharType="begin"/>
        </w:r>
        <w:r w:rsidR="006B446E">
          <w:rPr>
            <w:webHidden/>
          </w:rPr>
          <w:instrText xml:space="preserve"> PAGEREF _Toc386030076 \h </w:instrText>
        </w:r>
        <w:r w:rsidR="006B446E">
          <w:rPr>
            <w:webHidden/>
          </w:rPr>
        </w:r>
        <w:r w:rsidR="006B446E">
          <w:rPr>
            <w:webHidden/>
          </w:rPr>
          <w:fldChar w:fldCharType="separate"/>
        </w:r>
        <w:r w:rsidR="006B446E">
          <w:rPr>
            <w:webHidden/>
          </w:rPr>
          <w:t>VII</w:t>
        </w:r>
        <w:r w:rsidR="006B446E">
          <w:rPr>
            <w:webHidden/>
          </w:rPr>
          <w:fldChar w:fldCharType="end"/>
        </w:r>
      </w:hyperlink>
    </w:p>
    <w:p w:rsidR="006B446E" w:rsidRDefault="00417B0C">
      <w:pPr>
        <w:pStyle w:val="Verzeichnis1"/>
        <w:tabs>
          <w:tab w:val="left" w:pos="480"/>
        </w:tabs>
        <w:rPr>
          <w:rFonts w:asciiTheme="minorHAnsi" w:eastAsiaTheme="minorEastAsia" w:hAnsiTheme="minorHAnsi" w:cstheme="minorBidi"/>
          <w:sz w:val="22"/>
          <w:szCs w:val="22"/>
          <w:lang w:eastAsia="de-DE"/>
        </w:rPr>
      </w:pPr>
      <w:hyperlink w:anchor="_Toc386030077" w:history="1">
        <w:r w:rsidR="006B446E" w:rsidRPr="003E75D3">
          <w:rPr>
            <w:rStyle w:val="Hyperlink"/>
          </w:rPr>
          <w:t>1</w:t>
        </w:r>
        <w:r w:rsidR="006B446E">
          <w:rPr>
            <w:rFonts w:asciiTheme="minorHAnsi" w:eastAsiaTheme="minorEastAsia" w:hAnsiTheme="minorHAnsi" w:cstheme="minorBidi"/>
            <w:sz w:val="22"/>
            <w:szCs w:val="22"/>
            <w:lang w:eastAsia="de-DE"/>
          </w:rPr>
          <w:tab/>
        </w:r>
        <w:r w:rsidR="006B446E" w:rsidRPr="003E75D3">
          <w:rPr>
            <w:rStyle w:val="Hyperlink"/>
          </w:rPr>
          <w:t>Einleitung</w:t>
        </w:r>
        <w:r w:rsidR="006B446E">
          <w:rPr>
            <w:webHidden/>
          </w:rPr>
          <w:tab/>
        </w:r>
        <w:r w:rsidR="006B446E">
          <w:rPr>
            <w:webHidden/>
          </w:rPr>
          <w:fldChar w:fldCharType="begin"/>
        </w:r>
        <w:r w:rsidR="006B446E">
          <w:rPr>
            <w:webHidden/>
          </w:rPr>
          <w:instrText xml:space="preserve"> PAGEREF _Toc386030077 \h </w:instrText>
        </w:r>
        <w:r w:rsidR="006B446E">
          <w:rPr>
            <w:webHidden/>
          </w:rPr>
        </w:r>
        <w:r w:rsidR="006B446E">
          <w:rPr>
            <w:webHidden/>
          </w:rPr>
          <w:fldChar w:fldCharType="separate"/>
        </w:r>
        <w:r w:rsidR="006B446E">
          <w:rPr>
            <w:webHidden/>
          </w:rPr>
          <w:t>1</w:t>
        </w:r>
        <w:r w:rsidR="006B446E">
          <w:rPr>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78" w:history="1">
        <w:r w:rsidR="006B446E" w:rsidRPr="003E75D3">
          <w:rPr>
            <w:rStyle w:val="Hyperlink"/>
            <w:noProof/>
          </w:rPr>
          <w:t>1.1</w:t>
        </w:r>
        <w:r w:rsidR="006B446E">
          <w:rPr>
            <w:rFonts w:asciiTheme="minorHAnsi" w:eastAsiaTheme="minorEastAsia" w:hAnsiTheme="minorHAnsi" w:cstheme="minorBidi"/>
            <w:noProof/>
            <w:sz w:val="22"/>
            <w:szCs w:val="22"/>
            <w:lang w:eastAsia="de-DE"/>
          </w:rPr>
          <w:tab/>
        </w:r>
        <w:r w:rsidR="006B446E" w:rsidRPr="003E75D3">
          <w:rPr>
            <w:rStyle w:val="Hyperlink"/>
            <w:noProof/>
          </w:rPr>
          <w:t>Motivation</w:t>
        </w:r>
        <w:r w:rsidR="006B446E">
          <w:rPr>
            <w:noProof/>
            <w:webHidden/>
          </w:rPr>
          <w:tab/>
        </w:r>
        <w:r w:rsidR="006B446E">
          <w:rPr>
            <w:noProof/>
            <w:webHidden/>
          </w:rPr>
          <w:fldChar w:fldCharType="begin"/>
        </w:r>
        <w:r w:rsidR="006B446E">
          <w:rPr>
            <w:noProof/>
            <w:webHidden/>
          </w:rPr>
          <w:instrText xml:space="preserve"> PAGEREF _Toc386030078 \h </w:instrText>
        </w:r>
        <w:r w:rsidR="006B446E">
          <w:rPr>
            <w:noProof/>
            <w:webHidden/>
          </w:rPr>
        </w:r>
        <w:r w:rsidR="006B446E">
          <w:rPr>
            <w:noProof/>
            <w:webHidden/>
          </w:rPr>
          <w:fldChar w:fldCharType="separate"/>
        </w:r>
        <w:r w:rsidR="006B446E">
          <w:rPr>
            <w:noProof/>
            <w:webHidden/>
          </w:rPr>
          <w:t>1</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79" w:history="1">
        <w:r w:rsidR="006B446E" w:rsidRPr="003E75D3">
          <w:rPr>
            <w:rStyle w:val="Hyperlink"/>
            <w:noProof/>
          </w:rPr>
          <w:t>1.2</w:t>
        </w:r>
        <w:r w:rsidR="006B446E">
          <w:rPr>
            <w:rFonts w:asciiTheme="minorHAnsi" w:eastAsiaTheme="minorEastAsia" w:hAnsiTheme="minorHAnsi" w:cstheme="minorBidi"/>
            <w:noProof/>
            <w:sz w:val="22"/>
            <w:szCs w:val="22"/>
            <w:lang w:eastAsia="de-DE"/>
          </w:rPr>
          <w:tab/>
        </w:r>
        <w:r w:rsidR="006B446E" w:rsidRPr="003E75D3">
          <w:rPr>
            <w:rStyle w:val="Hyperlink"/>
            <w:noProof/>
          </w:rPr>
          <w:t>Aufgabenumfeld</w:t>
        </w:r>
        <w:r w:rsidR="006B446E">
          <w:rPr>
            <w:noProof/>
            <w:webHidden/>
          </w:rPr>
          <w:tab/>
        </w:r>
        <w:r w:rsidR="006B446E">
          <w:rPr>
            <w:noProof/>
            <w:webHidden/>
          </w:rPr>
          <w:fldChar w:fldCharType="begin"/>
        </w:r>
        <w:r w:rsidR="006B446E">
          <w:rPr>
            <w:noProof/>
            <w:webHidden/>
          </w:rPr>
          <w:instrText xml:space="preserve"> PAGEREF _Toc386030079 \h </w:instrText>
        </w:r>
        <w:r w:rsidR="006B446E">
          <w:rPr>
            <w:noProof/>
            <w:webHidden/>
          </w:rPr>
        </w:r>
        <w:r w:rsidR="006B446E">
          <w:rPr>
            <w:noProof/>
            <w:webHidden/>
          </w:rPr>
          <w:fldChar w:fldCharType="separate"/>
        </w:r>
        <w:r w:rsidR="006B446E">
          <w:rPr>
            <w:noProof/>
            <w:webHidden/>
          </w:rPr>
          <w:t>1</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80" w:history="1">
        <w:r w:rsidR="006B446E" w:rsidRPr="003E75D3">
          <w:rPr>
            <w:rStyle w:val="Hyperlink"/>
            <w:noProof/>
          </w:rPr>
          <w:t>1.3</w:t>
        </w:r>
        <w:r w:rsidR="006B446E">
          <w:rPr>
            <w:rFonts w:asciiTheme="minorHAnsi" w:eastAsiaTheme="minorEastAsia" w:hAnsiTheme="minorHAnsi" w:cstheme="minorBidi"/>
            <w:noProof/>
            <w:sz w:val="22"/>
            <w:szCs w:val="22"/>
            <w:lang w:eastAsia="de-DE"/>
          </w:rPr>
          <w:tab/>
        </w:r>
        <w:r w:rsidR="006B446E" w:rsidRPr="003E75D3">
          <w:rPr>
            <w:rStyle w:val="Hyperlink"/>
            <w:noProof/>
          </w:rPr>
          <w:t>Aufgabenbeschreibung und Ziele</w:t>
        </w:r>
        <w:r w:rsidR="006B446E">
          <w:rPr>
            <w:noProof/>
            <w:webHidden/>
          </w:rPr>
          <w:tab/>
        </w:r>
        <w:r w:rsidR="006B446E">
          <w:rPr>
            <w:noProof/>
            <w:webHidden/>
          </w:rPr>
          <w:fldChar w:fldCharType="begin"/>
        </w:r>
        <w:r w:rsidR="006B446E">
          <w:rPr>
            <w:noProof/>
            <w:webHidden/>
          </w:rPr>
          <w:instrText xml:space="preserve"> PAGEREF _Toc386030080 \h </w:instrText>
        </w:r>
        <w:r w:rsidR="006B446E">
          <w:rPr>
            <w:noProof/>
            <w:webHidden/>
          </w:rPr>
        </w:r>
        <w:r w:rsidR="006B446E">
          <w:rPr>
            <w:noProof/>
            <w:webHidden/>
          </w:rPr>
          <w:fldChar w:fldCharType="separate"/>
        </w:r>
        <w:r w:rsidR="006B446E">
          <w:rPr>
            <w:noProof/>
            <w:webHidden/>
          </w:rPr>
          <w:t>2</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81" w:history="1">
        <w:r w:rsidR="006B446E" w:rsidRPr="003E75D3">
          <w:rPr>
            <w:rStyle w:val="Hyperlink"/>
            <w:noProof/>
          </w:rPr>
          <w:t>1.4</w:t>
        </w:r>
        <w:r w:rsidR="006B446E">
          <w:rPr>
            <w:rFonts w:asciiTheme="minorHAnsi" w:eastAsiaTheme="minorEastAsia" w:hAnsiTheme="minorHAnsi" w:cstheme="minorBidi"/>
            <w:noProof/>
            <w:sz w:val="22"/>
            <w:szCs w:val="22"/>
            <w:lang w:eastAsia="de-DE"/>
          </w:rPr>
          <w:tab/>
        </w:r>
        <w:r w:rsidR="006B446E" w:rsidRPr="003E75D3">
          <w:rPr>
            <w:rStyle w:val="Hyperlink"/>
            <w:noProof/>
          </w:rPr>
          <w:t>Vorgehensweise</w:t>
        </w:r>
        <w:r w:rsidR="006B446E">
          <w:rPr>
            <w:noProof/>
            <w:webHidden/>
          </w:rPr>
          <w:tab/>
        </w:r>
        <w:r w:rsidR="006B446E">
          <w:rPr>
            <w:noProof/>
            <w:webHidden/>
          </w:rPr>
          <w:fldChar w:fldCharType="begin"/>
        </w:r>
        <w:r w:rsidR="006B446E">
          <w:rPr>
            <w:noProof/>
            <w:webHidden/>
          </w:rPr>
          <w:instrText xml:space="preserve"> PAGEREF _Toc386030081 \h </w:instrText>
        </w:r>
        <w:r w:rsidR="006B446E">
          <w:rPr>
            <w:noProof/>
            <w:webHidden/>
          </w:rPr>
        </w:r>
        <w:r w:rsidR="006B446E">
          <w:rPr>
            <w:noProof/>
            <w:webHidden/>
          </w:rPr>
          <w:fldChar w:fldCharType="separate"/>
        </w:r>
        <w:r w:rsidR="006B446E">
          <w:rPr>
            <w:noProof/>
            <w:webHidden/>
          </w:rPr>
          <w:t>2</w:t>
        </w:r>
        <w:r w:rsidR="006B446E">
          <w:rPr>
            <w:noProof/>
            <w:webHidden/>
          </w:rPr>
          <w:fldChar w:fldCharType="end"/>
        </w:r>
      </w:hyperlink>
    </w:p>
    <w:p w:rsidR="006B446E" w:rsidRDefault="00417B0C">
      <w:pPr>
        <w:pStyle w:val="Verzeichnis1"/>
        <w:tabs>
          <w:tab w:val="left" w:pos="480"/>
        </w:tabs>
        <w:rPr>
          <w:rFonts w:asciiTheme="minorHAnsi" w:eastAsiaTheme="minorEastAsia" w:hAnsiTheme="minorHAnsi" w:cstheme="minorBidi"/>
          <w:sz w:val="22"/>
          <w:szCs w:val="22"/>
          <w:lang w:eastAsia="de-DE"/>
        </w:rPr>
      </w:pPr>
      <w:hyperlink w:anchor="_Toc386030082" w:history="1">
        <w:r w:rsidR="006B446E" w:rsidRPr="003E75D3">
          <w:rPr>
            <w:rStyle w:val="Hyperlink"/>
          </w:rPr>
          <w:t>2</w:t>
        </w:r>
        <w:r w:rsidR="006B446E">
          <w:rPr>
            <w:rFonts w:asciiTheme="minorHAnsi" w:eastAsiaTheme="minorEastAsia" w:hAnsiTheme="minorHAnsi" w:cstheme="minorBidi"/>
            <w:sz w:val="22"/>
            <w:szCs w:val="22"/>
            <w:lang w:eastAsia="de-DE"/>
          </w:rPr>
          <w:tab/>
        </w:r>
        <w:r w:rsidR="006B446E" w:rsidRPr="003E75D3">
          <w:rPr>
            <w:rStyle w:val="Hyperlink"/>
          </w:rPr>
          <w:t>Grundlagen</w:t>
        </w:r>
        <w:r w:rsidR="006B446E">
          <w:rPr>
            <w:webHidden/>
          </w:rPr>
          <w:tab/>
        </w:r>
        <w:r w:rsidR="006B446E">
          <w:rPr>
            <w:webHidden/>
          </w:rPr>
          <w:fldChar w:fldCharType="begin"/>
        </w:r>
        <w:r w:rsidR="006B446E">
          <w:rPr>
            <w:webHidden/>
          </w:rPr>
          <w:instrText xml:space="preserve"> PAGEREF _Toc386030082 \h </w:instrText>
        </w:r>
        <w:r w:rsidR="006B446E">
          <w:rPr>
            <w:webHidden/>
          </w:rPr>
        </w:r>
        <w:r w:rsidR="006B446E">
          <w:rPr>
            <w:webHidden/>
          </w:rPr>
          <w:fldChar w:fldCharType="separate"/>
        </w:r>
        <w:r w:rsidR="006B446E">
          <w:rPr>
            <w:webHidden/>
          </w:rPr>
          <w:t>3</w:t>
        </w:r>
        <w:r w:rsidR="006B446E">
          <w:rPr>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83" w:history="1">
        <w:r w:rsidR="006B446E" w:rsidRPr="003E75D3">
          <w:rPr>
            <w:rStyle w:val="Hyperlink"/>
            <w:noProof/>
          </w:rPr>
          <w:t>2.1</w:t>
        </w:r>
        <w:r w:rsidR="006B446E">
          <w:rPr>
            <w:rFonts w:asciiTheme="minorHAnsi" w:eastAsiaTheme="minorEastAsia" w:hAnsiTheme="minorHAnsi" w:cstheme="minorBidi"/>
            <w:noProof/>
            <w:sz w:val="22"/>
            <w:szCs w:val="22"/>
            <w:lang w:eastAsia="de-DE"/>
          </w:rPr>
          <w:tab/>
        </w:r>
        <w:r w:rsidR="006B446E" w:rsidRPr="003E75D3">
          <w:rPr>
            <w:rStyle w:val="Hyperlink"/>
            <w:noProof/>
          </w:rPr>
          <w:t>Kinect</w:t>
        </w:r>
        <w:r w:rsidR="006B446E">
          <w:rPr>
            <w:noProof/>
            <w:webHidden/>
          </w:rPr>
          <w:tab/>
        </w:r>
        <w:r w:rsidR="006B446E">
          <w:rPr>
            <w:noProof/>
            <w:webHidden/>
          </w:rPr>
          <w:fldChar w:fldCharType="begin"/>
        </w:r>
        <w:r w:rsidR="006B446E">
          <w:rPr>
            <w:noProof/>
            <w:webHidden/>
          </w:rPr>
          <w:instrText xml:space="preserve"> PAGEREF _Toc386030083 \h </w:instrText>
        </w:r>
        <w:r w:rsidR="006B446E">
          <w:rPr>
            <w:noProof/>
            <w:webHidden/>
          </w:rPr>
        </w:r>
        <w:r w:rsidR="006B446E">
          <w:rPr>
            <w:noProof/>
            <w:webHidden/>
          </w:rPr>
          <w:fldChar w:fldCharType="separate"/>
        </w:r>
        <w:r w:rsidR="006B446E">
          <w:rPr>
            <w:noProof/>
            <w:webHidden/>
          </w:rPr>
          <w:t>3</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084" w:history="1">
        <w:r w:rsidR="006B446E" w:rsidRPr="003E75D3">
          <w:rPr>
            <w:rStyle w:val="Hyperlink"/>
            <w:noProof/>
          </w:rPr>
          <w:t>2.1.1</w:t>
        </w:r>
        <w:r w:rsidR="006B446E">
          <w:rPr>
            <w:rFonts w:asciiTheme="minorHAnsi" w:eastAsiaTheme="minorEastAsia" w:hAnsiTheme="minorHAnsi" w:cstheme="minorBidi"/>
            <w:noProof/>
            <w:sz w:val="22"/>
            <w:szCs w:val="22"/>
            <w:lang w:eastAsia="de-DE"/>
          </w:rPr>
          <w:tab/>
        </w:r>
        <w:r w:rsidR="006B446E" w:rsidRPr="003E75D3">
          <w:rPr>
            <w:rStyle w:val="Hyperlink"/>
            <w:noProof/>
          </w:rPr>
          <w:t>Sensoren der Kinect</w:t>
        </w:r>
        <w:r w:rsidR="006B446E">
          <w:rPr>
            <w:noProof/>
            <w:webHidden/>
          </w:rPr>
          <w:tab/>
        </w:r>
        <w:r w:rsidR="006B446E">
          <w:rPr>
            <w:noProof/>
            <w:webHidden/>
          </w:rPr>
          <w:fldChar w:fldCharType="begin"/>
        </w:r>
        <w:r w:rsidR="006B446E">
          <w:rPr>
            <w:noProof/>
            <w:webHidden/>
          </w:rPr>
          <w:instrText xml:space="preserve"> PAGEREF _Toc386030084 \h </w:instrText>
        </w:r>
        <w:r w:rsidR="006B446E">
          <w:rPr>
            <w:noProof/>
            <w:webHidden/>
          </w:rPr>
        </w:r>
        <w:r w:rsidR="006B446E">
          <w:rPr>
            <w:noProof/>
            <w:webHidden/>
          </w:rPr>
          <w:fldChar w:fldCharType="separate"/>
        </w:r>
        <w:r w:rsidR="006B446E">
          <w:rPr>
            <w:noProof/>
            <w:webHidden/>
          </w:rPr>
          <w:t>3</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085" w:history="1">
        <w:r w:rsidR="006B446E" w:rsidRPr="003E75D3">
          <w:rPr>
            <w:rStyle w:val="Hyperlink"/>
            <w:noProof/>
          </w:rPr>
          <w:t>2.1.2</w:t>
        </w:r>
        <w:r w:rsidR="006B446E">
          <w:rPr>
            <w:rFonts w:asciiTheme="minorHAnsi" w:eastAsiaTheme="minorEastAsia" w:hAnsiTheme="minorHAnsi" w:cstheme="minorBidi"/>
            <w:noProof/>
            <w:sz w:val="22"/>
            <w:szCs w:val="22"/>
            <w:lang w:eastAsia="de-DE"/>
          </w:rPr>
          <w:tab/>
        </w:r>
        <w:r w:rsidR="006B446E" w:rsidRPr="003E75D3">
          <w:rPr>
            <w:rStyle w:val="Hyperlink"/>
            <w:noProof/>
          </w:rPr>
          <w:t>SDK</w:t>
        </w:r>
        <w:r w:rsidR="006B446E">
          <w:rPr>
            <w:noProof/>
            <w:webHidden/>
          </w:rPr>
          <w:tab/>
        </w:r>
        <w:r w:rsidR="006B446E">
          <w:rPr>
            <w:noProof/>
            <w:webHidden/>
          </w:rPr>
          <w:fldChar w:fldCharType="begin"/>
        </w:r>
        <w:r w:rsidR="006B446E">
          <w:rPr>
            <w:noProof/>
            <w:webHidden/>
          </w:rPr>
          <w:instrText xml:space="preserve"> PAGEREF _Toc386030085 \h </w:instrText>
        </w:r>
        <w:r w:rsidR="006B446E">
          <w:rPr>
            <w:noProof/>
            <w:webHidden/>
          </w:rPr>
        </w:r>
        <w:r w:rsidR="006B446E">
          <w:rPr>
            <w:noProof/>
            <w:webHidden/>
          </w:rPr>
          <w:fldChar w:fldCharType="separate"/>
        </w:r>
        <w:r w:rsidR="006B446E">
          <w:rPr>
            <w:noProof/>
            <w:webHidden/>
          </w:rPr>
          <w:t>6</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086" w:history="1">
        <w:r w:rsidR="006B446E" w:rsidRPr="003E75D3">
          <w:rPr>
            <w:rStyle w:val="Hyperlink"/>
            <w:noProof/>
          </w:rPr>
          <w:t>2.1.3</w:t>
        </w:r>
        <w:r w:rsidR="006B446E">
          <w:rPr>
            <w:rFonts w:asciiTheme="minorHAnsi" w:eastAsiaTheme="minorEastAsia" w:hAnsiTheme="minorHAnsi" w:cstheme="minorBidi"/>
            <w:noProof/>
            <w:sz w:val="22"/>
            <w:szCs w:val="22"/>
            <w:lang w:eastAsia="de-DE"/>
          </w:rPr>
          <w:tab/>
        </w:r>
        <w:r w:rsidR="006B446E" w:rsidRPr="003E75D3">
          <w:rPr>
            <w:rStyle w:val="Hyperlink"/>
            <w:noProof/>
          </w:rPr>
          <w:t>Kinect Developer Toolkit</w:t>
        </w:r>
        <w:r w:rsidR="006B446E">
          <w:rPr>
            <w:noProof/>
            <w:webHidden/>
          </w:rPr>
          <w:tab/>
        </w:r>
        <w:r w:rsidR="006B446E">
          <w:rPr>
            <w:noProof/>
            <w:webHidden/>
          </w:rPr>
          <w:fldChar w:fldCharType="begin"/>
        </w:r>
        <w:r w:rsidR="006B446E">
          <w:rPr>
            <w:noProof/>
            <w:webHidden/>
          </w:rPr>
          <w:instrText xml:space="preserve"> PAGEREF _Toc386030086 \h </w:instrText>
        </w:r>
        <w:r w:rsidR="006B446E">
          <w:rPr>
            <w:noProof/>
            <w:webHidden/>
          </w:rPr>
        </w:r>
        <w:r w:rsidR="006B446E">
          <w:rPr>
            <w:noProof/>
            <w:webHidden/>
          </w:rPr>
          <w:fldChar w:fldCharType="separate"/>
        </w:r>
        <w:r w:rsidR="006B446E">
          <w:rPr>
            <w:noProof/>
            <w:webHidden/>
          </w:rPr>
          <w:t>6</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87" w:history="1">
        <w:r w:rsidR="006B446E" w:rsidRPr="003E75D3">
          <w:rPr>
            <w:rStyle w:val="Hyperlink"/>
            <w:noProof/>
          </w:rPr>
          <w:t>2.2</w:t>
        </w:r>
        <w:r w:rsidR="006B446E">
          <w:rPr>
            <w:rFonts w:asciiTheme="minorHAnsi" w:eastAsiaTheme="minorEastAsia" w:hAnsiTheme="minorHAnsi" w:cstheme="minorBidi"/>
            <w:noProof/>
            <w:sz w:val="22"/>
            <w:szCs w:val="22"/>
            <w:lang w:eastAsia="de-DE"/>
          </w:rPr>
          <w:tab/>
        </w:r>
        <w:r w:rsidR="006B446E" w:rsidRPr="003E75D3">
          <w:rPr>
            <w:rStyle w:val="Hyperlink"/>
            <w:noProof/>
          </w:rPr>
          <w:t>Humanoide Roboter: Nao</w:t>
        </w:r>
        <w:r w:rsidR="006B446E">
          <w:rPr>
            <w:noProof/>
            <w:webHidden/>
          </w:rPr>
          <w:tab/>
        </w:r>
        <w:r w:rsidR="006B446E">
          <w:rPr>
            <w:noProof/>
            <w:webHidden/>
          </w:rPr>
          <w:fldChar w:fldCharType="begin"/>
        </w:r>
        <w:r w:rsidR="006B446E">
          <w:rPr>
            <w:noProof/>
            <w:webHidden/>
          </w:rPr>
          <w:instrText xml:space="preserve"> PAGEREF _Toc386030087 \h </w:instrText>
        </w:r>
        <w:r w:rsidR="006B446E">
          <w:rPr>
            <w:noProof/>
            <w:webHidden/>
          </w:rPr>
        </w:r>
        <w:r w:rsidR="006B446E">
          <w:rPr>
            <w:noProof/>
            <w:webHidden/>
          </w:rPr>
          <w:fldChar w:fldCharType="separate"/>
        </w:r>
        <w:r w:rsidR="006B446E">
          <w:rPr>
            <w:noProof/>
            <w:webHidden/>
          </w:rPr>
          <w:t>8</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088" w:history="1">
        <w:r w:rsidR="006B446E" w:rsidRPr="003E75D3">
          <w:rPr>
            <w:rStyle w:val="Hyperlink"/>
            <w:noProof/>
          </w:rPr>
          <w:t>2.2.1</w:t>
        </w:r>
        <w:r w:rsidR="006B446E">
          <w:rPr>
            <w:rFonts w:asciiTheme="minorHAnsi" w:eastAsiaTheme="minorEastAsia" w:hAnsiTheme="minorHAnsi" w:cstheme="minorBidi"/>
            <w:noProof/>
            <w:sz w:val="22"/>
            <w:szCs w:val="22"/>
            <w:lang w:eastAsia="de-DE"/>
          </w:rPr>
          <w:tab/>
        </w:r>
        <w:r w:rsidR="006B446E" w:rsidRPr="003E75D3">
          <w:rPr>
            <w:rStyle w:val="Hyperlink"/>
            <w:noProof/>
          </w:rPr>
          <w:t>Nao</w:t>
        </w:r>
        <w:r w:rsidR="006B446E">
          <w:rPr>
            <w:noProof/>
            <w:webHidden/>
          </w:rPr>
          <w:tab/>
        </w:r>
        <w:r w:rsidR="006B446E">
          <w:rPr>
            <w:noProof/>
            <w:webHidden/>
          </w:rPr>
          <w:fldChar w:fldCharType="begin"/>
        </w:r>
        <w:r w:rsidR="006B446E">
          <w:rPr>
            <w:noProof/>
            <w:webHidden/>
          </w:rPr>
          <w:instrText xml:space="preserve"> PAGEREF _Toc386030088 \h </w:instrText>
        </w:r>
        <w:r w:rsidR="006B446E">
          <w:rPr>
            <w:noProof/>
            <w:webHidden/>
          </w:rPr>
        </w:r>
        <w:r w:rsidR="006B446E">
          <w:rPr>
            <w:noProof/>
            <w:webHidden/>
          </w:rPr>
          <w:fldChar w:fldCharType="separate"/>
        </w:r>
        <w:r w:rsidR="006B446E">
          <w:rPr>
            <w:noProof/>
            <w:webHidden/>
          </w:rPr>
          <w:t>8</w:t>
        </w:r>
        <w:r w:rsidR="006B446E">
          <w:rPr>
            <w:noProof/>
            <w:webHidden/>
          </w:rPr>
          <w:fldChar w:fldCharType="end"/>
        </w:r>
      </w:hyperlink>
    </w:p>
    <w:p w:rsidR="006B446E" w:rsidRDefault="00417B0C">
      <w:pPr>
        <w:pStyle w:val="Verzeichnis4"/>
        <w:rPr>
          <w:rFonts w:asciiTheme="minorHAnsi" w:eastAsiaTheme="minorEastAsia" w:hAnsiTheme="minorHAnsi" w:cstheme="minorBidi"/>
          <w:noProof/>
          <w:sz w:val="22"/>
          <w:szCs w:val="22"/>
          <w:lang w:eastAsia="de-DE"/>
        </w:rPr>
      </w:pPr>
      <w:hyperlink w:anchor="_Toc386030089" w:history="1">
        <w:r w:rsidR="006B446E" w:rsidRPr="003E75D3">
          <w:rPr>
            <w:rStyle w:val="Hyperlink"/>
            <w:noProof/>
          </w:rPr>
          <w:t>2.2.1.1</w:t>
        </w:r>
        <w:r w:rsidR="006B446E">
          <w:rPr>
            <w:rFonts w:asciiTheme="minorHAnsi" w:eastAsiaTheme="minorEastAsia" w:hAnsiTheme="minorHAnsi" w:cstheme="minorBidi"/>
            <w:noProof/>
            <w:sz w:val="22"/>
            <w:szCs w:val="22"/>
            <w:lang w:eastAsia="de-DE"/>
          </w:rPr>
          <w:tab/>
        </w:r>
        <w:r w:rsidR="006B446E" w:rsidRPr="003E75D3">
          <w:rPr>
            <w:rStyle w:val="Hyperlink"/>
            <w:noProof/>
          </w:rPr>
          <w:t>Hardware</w:t>
        </w:r>
        <w:r w:rsidR="006B446E">
          <w:rPr>
            <w:noProof/>
            <w:webHidden/>
          </w:rPr>
          <w:tab/>
        </w:r>
        <w:r w:rsidR="006B446E">
          <w:rPr>
            <w:noProof/>
            <w:webHidden/>
          </w:rPr>
          <w:fldChar w:fldCharType="begin"/>
        </w:r>
        <w:r w:rsidR="006B446E">
          <w:rPr>
            <w:noProof/>
            <w:webHidden/>
          </w:rPr>
          <w:instrText xml:space="preserve"> PAGEREF _Toc386030089 \h </w:instrText>
        </w:r>
        <w:r w:rsidR="006B446E">
          <w:rPr>
            <w:noProof/>
            <w:webHidden/>
          </w:rPr>
        </w:r>
        <w:r w:rsidR="006B446E">
          <w:rPr>
            <w:noProof/>
            <w:webHidden/>
          </w:rPr>
          <w:fldChar w:fldCharType="separate"/>
        </w:r>
        <w:r w:rsidR="006B446E">
          <w:rPr>
            <w:noProof/>
            <w:webHidden/>
          </w:rPr>
          <w:t>8</w:t>
        </w:r>
        <w:r w:rsidR="006B446E">
          <w:rPr>
            <w:noProof/>
            <w:webHidden/>
          </w:rPr>
          <w:fldChar w:fldCharType="end"/>
        </w:r>
      </w:hyperlink>
    </w:p>
    <w:p w:rsidR="006B446E" w:rsidRDefault="00417B0C">
      <w:pPr>
        <w:pStyle w:val="Verzeichnis4"/>
        <w:rPr>
          <w:rFonts w:asciiTheme="minorHAnsi" w:eastAsiaTheme="minorEastAsia" w:hAnsiTheme="minorHAnsi" w:cstheme="minorBidi"/>
          <w:noProof/>
          <w:sz w:val="22"/>
          <w:szCs w:val="22"/>
          <w:lang w:eastAsia="de-DE"/>
        </w:rPr>
      </w:pPr>
      <w:hyperlink w:anchor="_Toc386030090" w:history="1">
        <w:r w:rsidR="006B446E" w:rsidRPr="003E75D3">
          <w:rPr>
            <w:rStyle w:val="Hyperlink"/>
            <w:noProof/>
          </w:rPr>
          <w:t>2.2.1.2</w:t>
        </w:r>
        <w:r w:rsidR="006B446E">
          <w:rPr>
            <w:rFonts w:asciiTheme="minorHAnsi" w:eastAsiaTheme="minorEastAsia" w:hAnsiTheme="minorHAnsi" w:cstheme="minorBidi"/>
            <w:noProof/>
            <w:sz w:val="22"/>
            <w:szCs w:val="22"/>
            <w:lang w:eastAsia="de-DE"/>
          </w:rPr>
          <w:tab/>
        </w:r>
        <w:r w:rsidR="006B446E" w:rsidRPr="003E75D3">
          <w:rPr>
            <w:rStyle w:val="Hyperlink"/>
            <w:noProof/>
          </w:rPr>
          <w:t>Software</w:t>
        </w:r>
        <w:r w:rsidR="006B446E">
          <w:rPr>
            <w:noProof/>
            <w:webHidden/>
          </w:rPr>
          <w:tab/>
        </w:r>
        <w:r w:rsidR="006B446E">
          <w:rPr>
            <w:noProof/>
            <w:webHidden/>
          </w:rPr>
          <w:fldChar w:fldCharType="begin"/>
        </w:r>
        <w:r w:rsidR="006B446E">
          <w:rPr>
            <w:noProof/>
            <w:webHidden/>
          </w:rPr>
          <w:instrText xml:space="preserve"> PAGEREF _Toc386030090 \h </w:instrText>
        </w:r>
        <w:r w:rsidR="006B446E">
          <w:rPr>
            <w:noProof/>
            <w:webHidden/>
          </w:rPr>
        </w:r>
        <w:r w:rsidR="006B446E">
          <w:rPr>
            <w:noProof/>
            <w:webHidden/>
          </w:rPr>
          <w:fldChar w:fldCharType="separate"/>
        </w:r>
        <w:r w:rsidR="006B446E">
          <w:rPr>
            <w:noProof/>
            <w:webHidden/>
          </w:rPr>
          <w:t>10</w:t>
        </w:r>
        <w:r w:rsidR="006B446E">
          <w:rPr>
            <w:noProof/>
            <w:webHidden/>
          </w:rPr>
          <w:fldChar w:fldCharType="end"/>
        </w:r>
      </w:hyperlink>
    </w:p>
    <w:p w:rsidR="006B446E" w:rsidRDefault="00417B0C">
      <w:pPr>
        <w:pStyle w:val="Verzeichnis4"/>
        <w:rPr>
          <w:rFonts w:asciiTheme="minorHAnsi" w:eastAsiaTheme="minorEastAsia" w:hAnsiTheme="minorHAnsi" w:cstheme="minorBidi"/>
          <w:noProof/>
          <w:sz w:val="22"/>
          <w:szCs w:val="22"/>
          <w:lang w:eastAsia="de-DE"/>
        </w:rPr>
      </w:pPr>
      <w:hyperlink w:anchor="_Toc386030091" w:history="1">
        <w:r w:rsidR="006B446E" w:rsidRPr="003E75D3">
          <w:rPr>
            <w:rStyle w:val="Hyperlink"/>
            <w:noProof/>
          </w:rPr>
          <w:t>2.2.1.3</w:t>
        </w:r>
        <w:r w:rsidR="006B446E">
          <w:rPr>
            <w:rFonts w:asciiTheme="minorHAnsi" w:eastAsiaTheme="minorEastAsia" w:hAnsiTheme="minorHAnsi" w:cstheme="minorBidi"/>
            <w:noProof/>
            <w:sz w:val="22"/>
            <w:szCs w:val="22"/>
            <w:lang w:eastAsia="de-DE"/>
          </w:rPr>
          <w:tab/>
        </w:r>
        <w:r w:rsidR="006B446E" w:rsidRPr="003E75D3">
          <w:rPr>
            <w:rStyle w:val="Hyperlink"/>
            <w:noProof/>
          </w:rPr>
          <w:t>Nao SDK</w:t>
        </w:r>
        <w:r w:rsidR="006B446E">
          <w:rPr>
            <w:noProof/>
            <w:webHidden/>
          </w:rPr>
          <w:tab/>
        </w:r>
        <w:r w:rsidR="006B446E">
          <w:rPr>
            <w:noProof/>
            <w:webHidden/>
          </w:rPr>
          <w:fldChar w:fldCharType="begin"/>
        </w:r>
        <w:r w:rsidR="006B446E">
          <w:rPr>
            <w:noProof/>
            <w:webHidden/>
          </w:rPr>
          <w:instrText xml:space="preserve"> PAGEREF _Toc386030091 \h </w:instrText>
        </w:r>
        <w:r w:rsidR="006B446E">
          <w:rPr>
            <w:noProof/>
            <w:webHidden/>
          </w:rPr>
        </w:r>
        <w:r w:rsidR="006B446E">
          <w:rPr>
            <w:noProof/>
            <w:webHidden/>
          </w:rPr>
          <w:fldChar w:fldCharType="separate"/>
        </w:r>
        <w:r w:rsidR="006B446E">
          <w:rPr>
            <w:noProof/>
            <w:webHidden/>
          </w:rPr>
          <w:t>10</w:t>
        </w:r>
        <w:r w:rsidR="006B446E">
          <w:rPr>
            <w:noProof/>
            <w:webHidden/>
          </w:rPr>
          <w:fldChar w:fldCharType="end"/>
        </w:r>
      </w:hyperlink>
    </w:p>
    <w:p w:rsidR="006B446E" w:rsidRDefault="00417B0C">
      <w:pPr>
        <w:pStyle w:val="Verzeichnis4"/>
        <w:rPr>
          <w:rFonts w:asciiTheme="minorHAnsi" w:eastAsiaTheme="minorEastAsia" w:hAnsiTheme="minorHAnsi" w:cstheme="minorBidi"/>
          <w:noProof/>
          <w:sz w:val="22"/>
          <w:szCs w:val="22"/>
          <w:lang w:eastAsia="de-DE"/>
        </w:rPr>
      </w:pPr>
      <w:hyperlink w:anchor="_Toc386030092" w:history="1">
        <w:r w:rsidR="006B446E" w:rsidRPr="003E75D3">
          <w:rPr>
            <w:rStyle w:val="Hyperlink"/>
            <w:noProof/>
          </w:rPr>
          <w:t>2.2.1.4</w:t>
        </w:r>
        <w:r w:rsidR="006B446E">
          <w:rPr>
            <w:rFonts w:asciiTheme="minorHAnsi" w:eastAsiaTheme="minorEastAsia" w:hAnsiTheme="minorHAnsi" w:cstheme="minorBidi"/>
            <w:noProof/>
            <w:sz w:val="22"/>
            <w:szCs w:val="22"/>
            <w:lang w:eastAsia="de-DE"/>
          </w:rPr>
          <w:tab/>
        </w:r>
        <w:r w:rsidR="006B446E" w:rsidRPr="003E75D3">
          <w:rPr>
            <w:rStyle w:val="Hyperlink"/>
            <w:noProof/>
          </w:rPr>
          <w:t>NaoQi</w:t>
        </w:r>
        <w:r w:rsidR="006B446E">
          <w:rPr>
            <w:noProof/>
            <w:webHidden/>
          </w:rPr>
          <w:tab/>
        </w:r>
        <w:r w:rsidR="006B446E">
          <w:rPr>
            <w:noProof/>
            <w:webHidden/>
          </w:rPr>
          <w:fldChar w:fldCharType="begin"/>
        </w:r>
        <w:r w:rsidR="006B446E">
          <w:rPr>
            <w:noProof/>
            <w:webHidden/>
          </w:rPr>
          <w:instrText xml:space="preserve"> PAGEREF _Toc386030092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417B0C">
      <w:pPr>
        <w:pStyle w:val="Verzeichnis4"/>
        <w:rPr>
          <w:rFonts w:asciiTheme="minorHAnsi" w:eastAsiaTheme="minorEastAsia" w:hAnsiTheme="minorHAnsi" w:cstheme="minorBidi"/>
          <w:noProof/>
          <w:sz w:val="22"/>
          <w:szCs w:val="22"/>
          <w:lang w:eastAsia="de-DE"/>
        </w:rPr>
      </w:pPr>
      <w:hyperlink w:anchor="_Toc386030093" w:history="1">
        <w:r w:rsidR="006B446E" w:rsidRPr="003E75D3">
          <w:rPr>
            <w:rStyle w:val="Hyperlink"/>
            <w:noProof/>
          </w:rPr>
          <w:t>2.2.1.5</w:t>
        </w:r>
        <w:r w:rsidR="006B446E">
          <w:rPr>
            <w:rFonts w:asciiTheme="minorHAnsi" w:eastAsiaTheme="minorEastAsia" w:hAnsiTheme="minorHAnsi" w:cstheme="minorBidi"/>
            <w:noProof/>
            <w:sz w:val="22"/>
            <w:szCs w:val="22"/>
            <w:lang w:eastAsia="de-DE"/>
          </w:rPr>
          <w:tab/>
        </w:r>
        <w:r w:rsidR="006B446E" w:rsidRPr="003E75D3">
          <w:rPr>
            <w:rStyle w:val="Hyperlink"/>
            <w:noProof/>
          </w:rPr>
          <w:t>Webots für Nao</w:t>
        </w:r>
        <w:r w:rsidR="006B446E">
          <w:rPr>
            <w:noProof/>
            <w:webHidden/>
          </w:rPr>
          <w:tab/>
        </w:r>
        <w:r w:rsidR="006B446E">
          <w:rPr>
            <w:noProof/>
            <w:webHidden/>
          </w:rPr>
          <w:fldChar w:fldCharType="begin"/>
        </w:r>
        <w:r w:rsidR="006B446E">
          <w:rPr>
            <w:noProof/>
            <w:webHidden/>
          </w:rPr>
          <w:instrText xml:space="preserve"> PAGEREF _Toc386030093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94" w:history="1">
        <w:r w:rsidR="006B446E" w:rsidRPr="003E75D3">
          <w:rPr>
            <w:rStyle w:val="Hyperlink"/>
            <w:noProof/>
          </w:rPr>
          <w:t>2.3</w:t>
        </w:r>
        <w:r w:rsidR="006B446E">
          <w:rPr>
            <w:rFonts w:asciiTheme="minorHAnsi" w:eastAsiaTheme="minorEastAsia" w:hAnsiTheme="minorHAnsi" w:cstheme="minorBidi"/>
            <w:noProof/>
            <w:sz w:val="22"/>
            <w:szCs w:val="22"/>
            <w:lang w:eastAsia="de-DE"/>
          </w:rPr>
          <w:tab/>
        </w:r>
        <w:r w:rsidR="006B446E" w:rsidRPr="003E75D3">
          <w:rPr>
            <w:rStyle w:val="Hyperlink"/>
            <w:noProof/>
          </w:rPr>
          <w:t>Programmiersprache</w:t>
        </w:r>
        <w:r w:rsidR="006B446E">
          <w:rPr>
            <w:noProof/>
            <w:webHidden/>
          </w:rPr>
          <w:tab/>
        </w:r>
        <w:r w:rsidR="006B446E">
          <w:rPr>
            <w:noProof/>
            <w:webHidden/>
          </w:rPr>
          <w:fldChar w:fldCharType="begin"/>
        </w:r>
        <w:r w:rsidR="006B446E">
          <w:rPr>
            <w:noProof/>
            <w:webHidden/>
          </w:rPr>
          <w:instrText xml:space="preserve"> PAGEREF _Toc386030094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95" w:history="1">
        <w:r w:rsidR="006B446E" w:rsidRPr="003E75D3">
          <w:rPr>
            <w:rStyle w:val="Hyperlink"/>
            <w:noProof/>
          </w:rPr>
          <w:t>2.4</w:t>
        </w:r>
        <w:r w:rsidR="006B446E">
          <w:rPr>
            <w:rFonts w:asciiTheme="minorHAnsi" w:eastAsiaTheme="minorEastAsia" w:hAnsiTheme="minorHAnsi" w:cstheme="minorBidi"/>
            <w:noProof/>
            <w:sz w:val="22"/>
            <w:szCs w:val="22"/>
            <w:lang w:eastAsia="de-DE"/>
          </w:rPr>
          <w:tab/>
        </w:r>
        <w:r w:rsidR="006B446E" w:rsidRPr="003E75D3">
          <w:rPr>
            <w:rStyle w:val="Hyperlink"/>
            <w:noProof/>
          </w:rPr>
          <w:t>Threads – Karo</w:t>
        </w:r>
        <w:r w:rsidR="006B446E">
          <w:rPr>
            <w:noProof/>
            <w:webHidden/>
          </w:rPr>
          <w:tab/>
        </w:r>
        <w:r w:rsidR="006B446E">
          <w:rPr>
            <w:noProof/>
            <w:webHidden/>
          </w:rPr>
          <w:fldChar w:fldCharType="begin"/>
        </w:r>
        <w:r w:rsidR="006B446E">
          <w:rPr>
            <w:noProof/>
            <w:webHidden/>
          </w:rPr>
          <w:instrText xml:space="preserve"> PAGEREF _Toc386030095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96" w:history="1">
        <w:r w:rsidR="006B446E" w:rsidRPr="003E75D3">
          <w:rPr>
            <w:rStyle w:val="Hyperlink"/>
            <w:noProof/>
          </w:rPr>
          <w:t>2.5</w:t>
        </w:r>
        <w:r w:rsidR="006B446E">
          <w:rPr>
            <w:rFonts w:asciiTheme="minorHAnsi" w:eastAsiaTheme="minorEastAsia" w:hAnsiTheme="minorHAnsi" w:cstheme="minorBidi"/>
            <w:noProof/>
            <w:sz w:val="22"/>
            <w:szCs w:val="22"/>
            <w:lang w:eastAsia="de-DE"/>
          </w:rPr>
          <w:tab/>
        </w:r>
        <w:r w:rsidR="006B446E" w:rsidRPr="003E75D3">
          <w:rPr>
            <w:rStyle w:val="Hyperlink"/>
            <w:noProof/>
          </w:rPr>
          <w:t>Winkelberechnung</w:t>
        </w:r>
        <w:r w:rsidR="006B446E">
          <w:rPr>
            <w:noProof/>
            <w:webHidden/>
          </w:rPr>
          <w:tab/>
        </w:r>
        <w:r w:rsidR="006B446E">
          <w:rPr>
            <w:noProof/>
            <w:webHidden/>
          </w:rPr>
          <w:fldChar w:fldCharType="begin"/>
        </w:r>
        <w:r w:rsidR="006B446E">
          <w:rPr>
            <w:noProof/>
            <w:webHidden/>
          </w:rPr>
          <w:instrText xml:space="preserve"> PAGEREF _Toc386030096 \h </w:instrText>
        </w:r>
        <w:r w:rsidR="006B446E">
          <w:rPr>
            <w:noProof/>
            <w:webHidden/>
          </w:rPr>
        </w:r>
        <w:r w:rsidR="006B446E">
          <w:rPr>
            <w:noProof/>
            <w:webHidden/>
          </w:rPr>
          <w:fldChar w:fldCharType="separate"/>
        </w:r>
        <w:r w:rsidR="006B446E">
          <w:rPr>
            <w:noProof/>
            <w:webHidden/>
          </w:rPr>
          <w:t>12</w:t>
        </w:r>
        <w:r w:rsidR="006B446E">
          <w:rPr>
            <w:noProof/>
            <w:webHidden/>
          </w:rPr>
          <w:fldChar w:fldCharType="end"/>
        </w:r>
      </w:hyperlink>
    </w:p>
    <w:p w:rsidR="006B446E" w:rsidRDefault="00417B0C">
      <w:pPr>
        <w:pStyle w:val="Verzeichnis1"/>
        <w:tabs>
          <w:tab w:val="left" w:pos="480"/>
        </w:tabs>
        <w:rPr>
          <w:rFonts w:asciiTheme="minorHAnsi" w:eastAsiaTheme="minorEastAsia" w:hAnsiTheme="minorHAnsi" w:cstheme="minorBidi"/>
          <w:sz w:val="22"/>
          <w:szCs w:val="22"/>
          <w:lang w:eastAsia="de-DE"/>
        </w:rPr>
      </w:pPr>
      <w:hyperlink w:anchor="_Toc386030097" w:history="1">
        <w:r w:rsidR="006B446E" w:rsidRPr="003E75D3">
          <w:rPr>
            <w:rStyle w:val="Hyperlink"/>
          </w:rPr>
          <w:t>3</w:t>
        </w:r>
        <w:r w:rsidR="006B446E">
          <w:rPr>
            <w:rFonts w:asciiTheme="minorHAnsi" w:eastAsiaTheme="minorEastAsia" w:hAnsiTheme="minorHAnsi" w:cstheme="minorBidi"/>
            <w:sz w:val="22"/>
            <w:szCs w:val="22"/>
            <w:lang w:eastAsia="de-DE"/>
          </w:rPr>
          <w:tab/>
        </w:r>
        <w:r w:rsidR="006B446E" w:rsidRPr="003E75D3">
          <w:rPr>
            <w:rStyle w:val="Hyperlink"/>
          </w:rPr>
          <w:t>Konzeption/Planung</w:t>
        </w:r>
        <w:r w:rsidR="006B446E">
          <w:rPr>
            <w:webHidden/>
          </w:rPr>
          <w:tab/>
        </w:r>
        <w:r w:rsidR="006B446E">
          <w:rPr>
            <w:webHidden/>
          </w:rPr>
          <w:fldChar w:fldCharType="begin"/>
        </w:r>
        <w:r w:rsidR="006B446E">
          <w:rPr>
            <w:webHidden/>
          </w:rPr>
          <w:instrText xml:space="preserve"> PAGEREF _Toc386030097 \h </w:instrText>
        </w:r>
        <w:r w:rsidR="006B446E">
          <w:rPr>
            <w:webHidden/>
          </w:rPr>
        </w:r>
        <w:r w:rsidR="006B446E">
          <w:rPr>
            <w:webHidden/>
          </w:rPr>
          <w:fldChar w:fldCharType="separate"/>
        </w:r>
        <w:r w:rsidR="006B446E">
          <w:rPr>
            <w:webHidden/>
          </w:rPr>
          <w:t>13</w:t>
        </w:r>
        <w:r w:rsidR="006B446E">
          <w:rPr>
            <w:webHidden/>
          </w:rPr>
          <w:fldChar w:fldCharType="end"/>
        </w:r>
      </w:hyperlink>
    </w:p>
    <w:p w:rsidR="006B446E" w:rsidRDefault="00417B0C">
      <w:pPr>
        <w:pStyle w:val="Verzeichnis1"/>
        <w:tabs>
          <w:tab w:val="left" w:pos="480"/>
        </w:tabs>
        <w:rPr>
          <w:rFonts w:asciiTheme="minorHAnsi" w:eastAsiaTheme="minorEastAsia" w:hAnsiTheme="minorHAnsi" w:cstheme="minorBidi"/>
          <w:sz w:val="22"/>
          <w:szCs w:val="22"/>
          <w:lang w:eastAsia="de-DE"/>
        </w:rPr>
      </w:pPr>
      <w:hyperlink w:anchor="_Toc386030098" w:history="1">
        <w:r w:rsidR="006B446E" w:rsidRPr="003E75D3">
          <w:rPr>
            <w:rStyle w:val="Hyperlink"/>
          </w:rPr>
          <w:t>4</w:t>
        </w:r>
        <w:r w:rsidR="006B446E">
          <w:rPr>
            <w:rFonts w:asciiTheme="minorHAnsi" w:eastAsiaTheme="minorEastAsia" w:hAnsiTheme="minorHAnsi" w:cstheme="minorBidi"/>
            <w:sz w:val="22"/>
            <w:szCs w:val="22"/>
            <w:lang w:eastAsia="de-DE"/>
          </w:rPr>
          <w:tab/>
        </w:r>
        <w:r w:rsidR="006B446E" w:rsidRPr="003E75D3">
          <w:rPr>
            <w:rStyle w:val="Hyperlink"/>
          </w:rPr>
          <w:t>Umsetzung</w:t>
        </w:r>
        <w:r w:rsidR="006B446E">
          <w:rPr>
            <w:webHidden/>
          </w:rPr>
          <w:tab/>
        </w:r>
        <w:r w:rsidR="006B446E">
          <w:rPr>
            <w:webHidden/>
          </w:rPr>
          <w:fldChar w:fldCharType="begin"/>
        </w:r>
        <w:r w:rsidR="006B446E">
          <w:rPr>
            <w:webHidden/>
          </w:rPr>
          <w:instrText xml:space="preserve"> PAGEREF _Toc386030098 \h </w:instrText>
        </w:r>
        <w:r w:rsidR="006B446E">
          <w:rPr>
            <w:webHidden/>
          </w:rPr>
        </w:r>
        <w:r w:rsidR="006B446E">
          <w:rPr>
            <w:webHidden/>
          </w:rPr>
          <w:fldChar w:fldCharType="separate"/>
        </w:r>
        <w:r w:rsidR="006B446E">
          <w:rPr>
            <w:webHidden/>
          </w:rPr>
          <w:t>14</w:t>
        </w:r>
        <w:r w:rsidR="006B446E">
          <w:rPr>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099" w:history="1">
        <w:r w:rsidR="006B446E" w:rsidRPr="003E75D3">
          <w:rPr>
            <w:rStyle w:val="Hyperlink"/>
            <w:noProof/>
          </w:rPr>
          <w:t>4.1</w:t>
        </w:r>
        <w:r w:rsidR="006B446E">
          <w:rPr>
            <w:rFonts w:asciiTheme="minorHAnsi" w:eastAsiaTheme="minorEastAsia" w:hAnsiTheme="minorHAnsi" w:cstheme="minorBidi"/>
            <w:noProof/>
            <w:sz w:val="22"/>
            <w:szCs w:val="22"/>
            <w:lang w:eastAsia="de-DE"/>
          </w:rPr>
          <w:tab/>
        </w:r>
        <w:r w:rsidR="006B446E" w:rsidRPr="003E75D3">
          <w:rPr>
            <w:rStyle w:val="Hyperlink"/>
            <w:noProof/>
          </w:rPr>
          <w:t>Programmstruktur / Architektur - Dennis</w:t>
        </w:r>
        <w:r w:rsidR="006B446E">
          <w:rPr>
            <w:noProof/>
            <w:webHidden/>
          </w:rPr>
          <w:tab/>
        </w:r>
        <w:r w:rsidR="006B446E">
          <w:rPr>
            <w:noProof/>
            <w:webHidden/>
          </w:rPr>
          <w:fldChar w:fldCharType="begin"/>
        </w:r>
        <w:r w:rsidR="006B446E">
          <w:rPr>
            <w:noProof/>
            <w:webHidden/>
          </w:rPr>
          <w:instrText xml:space="preserve"> PAGEREF _Toc386030099 \h </w:instrText>
        </w:r>
        <w:r w:rsidR="006B446E">
          <w:rPr>
            <w:noProof/>
            <w:webHidden/>
          </w:rPr>
        </w:r>
        <w:r w:rsidR="006B446E">
          <w:rPr>
            <w:noProof/>
            <w:webHidden/>
          </w:rPr>
          <w:fldChar w:fldCharType="separate"/>
        </w:r>
        <w:r w:rsidR="006B446E">
          <w:rPr>
            <w:noProof/>
            <w:webHidden/>
          </w:rPr>
          <w:t>14</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0" w:history="1">
        <w:r w:rsidR="006B446E" w:rsidRPr="003E75D3">
          <w:rPr>
            <w:rStyle w:val="Hyperlink"/>
            <w:noProof/>
          </w:rPr>
          <w:t>4.1.1</w:t>
        </w:r>
        <w:r w:rsidR="006B446E">
          <w:rPr>
            <w:rFonts w:asciiTheme="minorHAnsi" w:eastAsiaTheme="minorEastAsia" w:hAnsiTheme="minorHAnsi" w:cstheme="minorBidi"/>
            <w:noProof/>
            <w:sz w:val="22"/>
            <w:szCs w:val="22"/>
            <w:lang w:eastAsia="de-DE"/>
          </w:rPr>
          <w:tab/>
        </w:r>
        <w:r w:rsidR="006B446E" w:rsidRPr="003E75D3">
          <w:rPr>
            <w:rStyle w:val="Hyperlink"/>
            <w:noProof/>
          </w:rPr>
          <w:t>Programmablaufplan einer Bewegungsnachahmung</w:t>
        </w:r>
        <w:r w:rsidR="006B446E">
          <w:rPr>
            <w:noProof/>
            <w:webHidden/>
          </w:rPr>
          <w:tab/>
        </w:r>
        <w:r w:rsidR="006B446E">
          <w:rPr>
            <w:noProof/>
            <w:webHidden/>
          </w:rPr>
          <w:fldChar w:fldCharType="begin"/>
        </w:r>
        <w:r w:rsidR="006B446E">
          <w:rPr>
            <w:noProof/>
            <w:webHidden/>
          </w:rPr>
          <w:instrText xml:space="preserve"> PAGEREF _Toc386030100 \h </w:instrText>
        </w:r>
        <w:r w:rsidR="006B446E">
          <w:rPr>
            <w:noProof/>
            <w:webHidden/>
          </w:rPr>
        </w:r>
        <w:r w:rsidR="006B446E">
          <w:rPr>
            <w:noProof/>
            <w:webHidden/>
          </w:rPr>
          <w:fldChar w:fldCharType="separate"/>
        </w:r>
        <w:r w:rsidR="006B446E">
          <w:rPr>
            <w:noProof/>
            <w:webHidden/>
          </w:rPr>
          <w:t>17</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1" w:history="1">
        <w:r w:rsidR="006B446E" w:rsidRPr="003E75D3">
          <w:rPr>
            <w:rStyle w:val="Hyperlink"/>
            <w:noProof/>
          </w:rPr>
          <w:t>4.1.2</w:t>
        </w:r>
        <w:r w:rsidR="006B446E">
          <w:rPr>
            <w:rFonts w:asciiTheme="minorHAnsi" w:eastAsiaTheme="minorEastAsia" w:hAnsiTheme="minorHAnsi" w:cstheme="minorBidi"/>
            <w:noProof/>
            <w:sz w:val="22"/>
            <w:szCs w:val="22"/>
            <w:lang w:eastAsia="de-DE"/>
          </w:rPr>
          <w:tab/>
        </w:r>
        <w:r w:rsidR="006B446E" w:rsidRPr="003E75D3">
          <w:rPr>
            <w:rStyle w:val="Hyperlink"/>
            <w:noProof/>
          </w:rPr>
          <w:t>Warum Threads?</w:t>
        </w:r>
        <w:r w:rsidR="006B446E">
          <w:rPr>
            <w:noProof/>
            <w:webHidden/>
          </w:rPr>
          <w:tab/>
        </w:r>
        <w:r w:rsidR="006B446E">
          <w:rPr>
            <w:noProof/>
            <w:webHidden/>
          </w:rPr>
          <w:fldChar w:fldCharType="begin"/>
        </w:r>
        <w:r w:rsidR="006B446E">
          <w:rPr>
            <w:noProof/>
            <w:webHidden/>
          </w:rPr>
          <w:instrText xml:space="preserve"> PAGEREF _Toc386030101 \h </w:instrText>
        </w:r>
        <w:r w:rsidR="006B446E">
          <w:rPr>
            <w:noProof/>
            <w:webHidden/>
          </w:rPr>
        </w:r>
        <w:r w:rsidR="006B446E">
          <w:rPr>
            <w:noProof/>
            <w:webHidden/>
          </w:rPr>
          <w:fldChar w:fldCharType="separate"/>
        </w:r>
        <w:r w:rsidR="006B446E">
          <w:rPr>
            <w:noProof/>
            <w:webHidden/>
          </w:rPr>
          <w:t>20</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102" w:history="1">
        <w:r w:rsidR="006B446E" w:rsidRPr="003E75D3">
          <w:rPr>
            <w:rStyle w:val="Hyperlink"/>
            <w:noProof/>
          </w:rPr>
          <w:t>4.2</w:t>
        </w:r>
        <w:r w:rsidR="006B446E">
          <w:rPr>
            <w:rFonts w:asciiTheme="minorHAnsi" w:eastAsiaTheme="minorEastAsia" w:hAnsiTheme="minorHAnsi" w:cstheme="minorBidi"/>
            <w:noProof/>
            <w:sz w:val="22"/>
            <w:szCs w:val="22"/>
            <w:lang w:eastAsia="de-DE"/>
          </w:rPr>
          <w:tab/>
        </w:r>
        <w:r w:rsidR="006B446E" w:rsidRPr="003E75D3">
          <w:rPr>
            <w:rStyle w:val="Hyperlink"/>
            <w:noProof/>
          </w:rPr>
          <w:t>Nao – Dennis</w:t>
        </w:r>
        <w:r w:rsidR="006B446E">
          <w:rPr>
            <w:noProof/>
            <w:webHidden/>
          </w:rPr>
          <w:tab/>
        </w:r>
        <w:r w:rsidR="006B446E">
          <w:rPr>
            <w:noProof/>
            <w:webHidden/>
          </w:rPr>
          <w:fldChar w:fldCharType="begin"/>
        </w:r>
        <w:r w:rsidR="006B446E">
          <w:rPr>
            <w:noProof/>
            <w:webHidden/>
          </w:rPr>
          <w:instrText xml:space="preserve"> PAGEREF _Toc386030102 \h </w:instrText>
        </w:r>
        <w:r w:rsidR="006B446E">
          <w:rPr>
            <w:noProof/>
            <w:webHidden/>
          </w:rPr>
        </w:r>
        <w:r w:rsidR="006B446E">
          <w:rPr>
            <w:noProof/>
            <w:webHidden/>
          </w:rPr>
          <w:fldChar w:fldCharType="separate"/>
        </w:r>
        <w:r w:rsidR="006B446E">
          <w:rPr>
            <w:noProof/>
            <w:webHidden/>
          </w:rPr>
          <w:t>22</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3" w:history="1">
        <w:r w:rsidR="006B446E" w:rsidRPr="003E75D3">
          <w:rPr>
            <w:rStyle w:val="Hyperlink"/>
            <w:noProof/>
          </w:rPr>
          <w:t>4.2.1</w:t>
        </w:r>
        <w:r w:rsidR="006B446E">
          <w:rPr>
            <w:rFonts w:asciiTheme="minorHAnsi" w:eastAsiaTheme="minorEastAsia" w:hAnsiTheme="minorHAnsi" w:cstheme="minorBidi"/>
            <w:noProof/>
            <w:sz w:val="22"/>
            <w:szCs w:val="22"/>
            <w:lang w:eastAsia="de-DE"/>
          </w:rPr>
          <w:tab/>
        </w:r>
        <w:r w:rsidR="006B446E" w:rsidRPr="003E75D3">
          <w:rPr>
            <w:rStyle w:val="Hyperlink"/>
            <w:noProof/>
          </w:rPr>
          <w:t>Zufällige Bewegung ausführen</w:t>
        </w:r>
        <w:r w:rsidR="006B446E">
          <w:rPr>
            <w:noProof/>
            <w:webHidden/>
          </w:rPr>
          <w:tab/>
        </w:r>
        <w:r w:rsidR="006B446E">
          <w:rPr>
            <w:noProof/>
            <w:webHidden/>
          </w:rPr>
          <w:fldChar w:fldCharType="begin"/>
        </w:r>
        <w:r w:rsidR="006B446E">
          <w:rPr>
            <w:noProof/>
            <w:webHidden/>
          </w:rPr>
          <w:instrText xml:space="preserve"> PAGEREF _Toc386030103 \h </w:instrText>
        </w:r>
        <w:r w:rsidR="006B446E">
          <w:rPr>
            <w:noProof/>
            <w:webHidden/>
          </w:rPr>
        </w:r>
        <w:r w:rsidR="006B446E">
          <w:rPr>
            <w:noProof/>
            <w:webHidden/>
          </w:rPr>
          <w:fldChar w:fldCharType="separate"/>
        </w:r>
        <w:r w:rsidR="006B446E">
          <w:rPr>
            <w:noProof/>
            <w:webHidden/>
          </w:rPr>
          <w:t>22</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4" w:history="1">
        <w:r w:rsidR="006B446E" w:rsidRPr="003E75D3">
          <w:rPr>
            <w:rStyle w:val="Hyperlink"/>
            <w:noProof/>
          </w:rPr>
          <w:t>4.2.2</w:t>
        </w:r>
        <w:r w:rsidR="006B446E">
          <w:rPr>
            <w:rFonts w:asciiTheme="minorHAnsi" w:eastAsiaTheme="minorEastAsia" w:hAnsiTheme="minorHAnsi" w:cstheme="minorBidi"/>
            <w:noProof/>
            <w:sz w:val="22"/>
            <w:szCs w:val="22"/>
            <w:lang w:eastAsia="de-DE"/>
          </w:rPr>
          <w:tab/>
        </w:r>
        <w:r w:rsidR="006B446E" w:rsidRPr="003E75D3">
          <w:rPr>
            <w:rStyle w:val="Hyperlink"/>
            <w:noProof/>
          </w:rPr>
          <w:t>Bewegung wiederholen</w:t>
        </w:r>
        <w:r w:rsidR="006B446E">
          <w:rPr>
            <w:noProof/>
            <w:webHidden/>
          </w:rPr>
          <w:tab/>
        </w:r>
        <w:r w:rsidR="006B446E">
          <w:rPr>
            <w:noProof/>
            <w:webHidden/>
          </w:rPr>
          <w:fldChar w:fldCharType="begin"/>
        </w:r>
        <w:r w:rsidR="006B446E">
          <w:rPr>
            <w:noProof/>
            <w:webHidden/>
          </w:rPr>
          <w:instrText xml:space="preserve"> PAGEREF _Toc386030104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5" w:history="1">
        <w:r w:rsidR="006B446E" w:rsidRPr="003E75D3">
          <w:rPr>
            <w:rStyle w:val="Hyperlink"/>
            <w:noProof/>
          </w:rPr>
          <w:t>4.2.3</w:t>
        </w:r>
        <w:r w:rsidR="006B446E">
          <w:rPr>
            <w:rFonts w:asciiTheme="minorHAnsi" w:eastAsiaTheme="minorEastAsia" w:hAnsiTheme="minorHAnsi" w:cstheme="minorBidi"/>
            <w:noProof/>
            <w:sz w:val="22"/>
            <w:szCs w:val="22"/>
            <w:lang w:eastAsia="de-DE"/>
          </w:rPr>
          <w:tab/>
        </w:r>
        <w:r w:rsidR="006B446E" w:rsidRPr="003E75D3">
          <w:rPr>
            <w:rStyle w:val="Hyperlink"/>
            <w:noProof/>
          </w:rPr>
          <w:t>Speicherung Winkel vom Nao</w:t>
        </w:r>
        <w:r w:rsidR="006B446E">
          <w:rPr>
            <w:noProof/>
            <w:webHidden/>
          </w:rPr>
          <w:tab/>
        </w:r>
        <w:r w:rsidR="006B446E">
          <w:rPr>
            <w:noProof/>
            <w:webHidden/>
          </w:rPr>
          <w:fldChar w:fldCharType="begin"/>
        </w:r>
        <w:r w:rsidR="006B446E">
          <w:rPr>
            <w:noProof/>
            <w:webHidden/>
          </w:rPr>
          <w:instrText xml:space="preserve"> PAGEREF _Toc386030105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106" w:history="1">
        <w:r w:rsidR="006B446E" w:rsidRPr="003E75D3">
          <w:rPr>
            <w:rStyle w:val="Hyperlink"/>
            <w:noProof/>
          </w:rPr>
          <w:t>4.3</w:t>
        </w:r>
        <w:r w:rsidR="006B446E">
          <w:rPr>
            <w:rFonts w:asciiTheme="minorHAnsi" w:eastAsiaTheme="minorEastAsia" w:hAnsiTheme="minorHAnsi" w:cstheme="minorBidi"/>
            <w:noProof/>
            <w:sz w:val="22"/>
            <w:szCs w:val="22"/>
            <w:lang w:eastAsia="de-DE"/>
          </w:rPr>
          <w:tab/>
        </w:r>
        <w:r w:rsidR="006B446E" w:rsidRPr="003E75D3">
          <w:rPr>
            <w:rStyle w:val="Hyperlink"/>
            <w:noProof/>
          </w:rPr>
          <w:t>Kinect – Karo</w:t>
        </w:r>
        <w:r w:rsidR="006B446E">
          <w:rPr>
            <w:noProof/>
            <w:webHidden/>
          </w:rPr>
          <w:tab/>
        </w:r>
        <w:r w:rsidR="006B446E">
          <w:rPr>
            <w:noProof/>
            <w:webHidden/>
          </w:rPr>
          <w:fldChar w:fldCharType="begin"/>
        </w:r>
        <w:r w:rsidR="006B446E">
          <w:rPr>
            <w:noProof/>
            <w:webHidden/>
          </w:rPr>
          <w:instrText xml:space="preserve"> PAGEREF _Toc386030106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7" w:history="1">
        <w:r w:rsidR="006B446E" w:rsidRPr="003E75D3">
          <w:rPr>
            <w:rStyle w:val="Hyperlink"/>
            <w:noProof/>
          </w:rPr>
          <w:t>4.3.1</w:t>
        </w:r>
        <w:r w:rsidR="006B446E">
          <w:rPr>
            <w:rFonts w:asciiTheme="minorHAnsi" w:eastAsiaTheme="minorEastAsia" w:hAnsiTheme="minorHAnsi" w:cstheme="minorBidi"/>
            <w:noProof/>
            <w:sz w:val="22"/>
            <w:szCs w:val="22"/>
            <w:lang w:eastAsia="de-DE"/>
          </w:rPr>
          <w:tab/>
        </w:r>
        <w:r w:rsidR="006B446E" w:rsidRPr="003E75D3">
          <w:rPr>
            <w:rStyle w:val="Hyperlink"/>
            <w:noProof/>
          </w:rPr>
          <w:t>Berechnung Winkel Kinect</w:t>
        </w:r>
        <w:r w:rsidR="006B446E">
          <w:rPr>
            <w:noProof/>
            <w:webHidden/>
          </w:rPr>
          <w:tab/>
        </w:r>
        <w:r w:rsidR="006B446E">
          <w:rPr>
            <w:noProof/>
            <w:webHidden/>
          </w:rPr>
          <w:fldChar w:fldCharType="begin"/>
        </w:r>
        <w:r w:rsidR="006B446E">
          <w:rPr>
            <w:noProof/>
            <w:webHidden/>
          </w:rPr>
          <w:instrText xml:space="preserve"> PAGEREF _Toc386030107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8" w:history="1">
        <w:r w:rsidR="006B446E" w:rsidRPr="003E75D3">
          <w:rPr>
            <w:rStyle w:val="Hyperlink"/>
            <w:noProof/>
          </w:rPr>
          <w:t>4.3.2</w:t>
        </w:r>
        <w:r w:rsidR="006B446E">
          <w:rPr>
            <w:rFonts w:asciiTheme="minorHAnsi" w:eastAsiaTheme="minorEastAsia" w:hAnsiTheme="minorHAnsi" w:cstheme="minorBidi"/>
            <w:noProof/>
            <w:sz w:val="22"/>
            <w:szCs w:val="22"/>
            <w:lang w:eastAsia="de-DE"/>
          </w:rPr>
          <w:tab/>
        </w:r>
        <w:r w:rsidR="006B446E" w:rsidRPr="003E75D3">
          <w:rPr>
            <w:rStyle w:val="Hyperlink"/>
            <w:noProof/>
          </w:rPr>
          <w:t>Vergleich Winkel Kinect &lt;-&gt; Nao</w:t>
        </w:r>
        <w:r w:rsidR="006B446E">
          <w:rPr>
            <w:noProof/>
            <w:webHidden/>
          </w:rPr>
          <w:tab/>
        </w:r>
        <w:r w:rsidR="006B446E">
          <w:rPr>
            <w:noProof/>
            <w:webHidden/>
          </w:rPr>
          <w:fldChar w:fldCharType="begin"/>
        </w:r>
        <w:r w:rsidR="006B446E">
          <w:rPr>
            <w:noProof/>
            <w:webHidden/>
          </w:rPr>
          <w:instrText xml:space="preserve"> PAGEREF _Toc386030108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09" w:history="1">
        <w:r w:rsidR="006B446E" w:rsidRPr="003E75D3">
          <w:rPr>
            <w:rStyle w:val="Hyperlink"/>
            <w:noProof/>
          </w:rPr>
          <w:t>4.3.3</w:t>
        </w:r>
        <w:r w:rsidR="006B446E">
          <w:rPr>
            <w:rFonts w:asciiTheme="minorHAnsi" w:eastAsiaTheme="minorEastAsia" w:hAnsiTheme="minorHAnsi" w:cstheme="minorBidi"/>
            <w:noProof/>
            <w:sz w:val="22"/>
            <w:szCs w:val="22"/>
            <w:lang w:eastAsia="de-DE"/>
          </w:rPr>
          <w:tab/>
        </w:r>
        <w:r w:rsidR="006B446E" w:rsidRPr="003E75D3">
          <w:rPr>
            <w:rStyle w:val="Hyperlink"/>
            <w:noProof/>
          </w:rPr>
          <w:t>Schwierigkeitsgrade</w:t>
        </w:r>
        <w:r w:rsidR="006B446E">
          <w:rPr>
            <w:noProof/>
            <w:webHidden/>
          </w:rPr>
          <w:tab/>
        </w:r>
        <w:r w:rsidR="006B446E">
          <w:rPr>
            <w:noProof/>
            <w:webHidden/>
          </w:rPr>
          <w:fldChar w:fldCharType="begin"/>
        </w:r>
        <w:r w:rsidR="006B446E">
          <w:rPr>
            <w:noProof/>
            <w:webHidden/>
          </w:rPr>
          <w:instrText xml:space="preserve"> PAGEREF _Toc386030109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3"/>
        <w:rPr>
          <w:rFonts w:asciiTheme="minorHAnsi" w:eastAsiaTheme="minorEastAsia" w:hAnsiTheme="minorHAnsi" w:cstheme="minorBidi"/>
          <w:noProof/>
          <w:sz w:val="22"/>
          <w:szCs w:val="22"/>
          <w:lang w:eastAsia="de-DE"/>
        </w:rPr>
      </w:pPr>
      <w:hyperlink w:anchor="_Toc386030110" w:history="1">
        <w:r w:rsidR="006B446E" w:rsidRPr="003E75D3">
          <w:rPr>
            <w:rStyle w:val="Hyperlink"/>
            <w:noProof/>
          </w:rPr>
          <w:t>4.3.4</w:t>
        </w:r>
        <w:r w:rsidR="006B446E">
          <w:rPr>
            <w:rFonts w:asciiTheme="minorHAnsi" w:eastAsiaTheme="minorEastAsia" w:hAnsiTheme="minorHAnsi" w:cstheme="minorBidi"/>
            <w:noProof/>
            <w:sz w:val="22"/>
            <w:szCs w:val="22"/>
            <w:lang w:eastAsia="de-DE"/>
          </w:rPr>
          <w:tab/>
        </w:r>
        <w:r w:rsidR="006B446E" w:rsidRPr="003E75D3">
          <w:rPr>
            <w:rStyle w:val="Hyperlink"/>
            <w:noProof/>
          </w:rPr>
          <w:t>Timer</w:t>
        </w:r>
        <w:r w:rsidR="006B446E">
          <w:rPr>
            <w:noProof/>
            <w:webHidden/>
          </w:rPr>
          <w:tab/>
        </w:r>
        <w:r w:rsidR="006B446E">
          <w:rPr>
            <w:noProof/>
            <w:webHidden/>
          </w:rPr>
          <w:fldChar w:fldCharType="begin"/>
        </w:r>
        <w:r w:rsidR="006B446E">
          <w:rPr>
            <w:noProof/>
            <w:webHidden/>
          </w:rPr>
          <w:instrText xml:space="preserve"> PAGEREF _Toc386030110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111" w:history="1">
        <w:r w:rsidR="006B446E" w:rsidRPr="003E75D3">
          <w:rPr>
            <w:rStyle w:val="Hyperlink"/>
            <w:noProof/>
          </w:rPr>
          <w:t>4.4</w:t>
        </w:r>
        <w:r w:rsidR="006B446E">
          <w:rPr>
            <w:rFonts w:asciiTheme="minorHAnsi" w:eastAsiaTheme="minorEastAsia" w:hAnsiTheme="minorHAnsi" w:cstheme="minorBidi"/>
            <w:noProof/>
            <w:sz w:val="22"/>
            <w:szCs w:val="22"/>
            <w:lang w:eastAsia="de-DE"/>
          </w:rPr>
          <w:tab/>
        </w:r>
        <w:r w:rsidR="006B446E" w:rsidRPr="003E75D3">
          <w:rPr>
            <w:rStyle w:val="Hyperlink"/>
            <w:noProof/>
          </w:rPr>
          <w:t>GUI - Karo</w:t>
        </w:r>
        <w:r w:rsidR="006B446E">
          <w:rPr>
            <w:noProof/>
            <w:webHidden/>
          </w:rPr>
          <w:tab/>
        </w:r>
        <w:r w:rsidR="006B446E">
          <w:rPr>
            <w:noProof/>
            <w:webHidden/>
          </w:rPr>
          <w:fldChar w:fldCharType="begin"/>
        </w:r>
        <w:r w:rsidR="006B446E">
          <w:rPr>
            <w:noProof/>
            <w:webHidden/>
          </w:rPr>
          <w:instrText xml:space="preserve"> PAGEREF _Toc386030111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417B0C">
      <w:pPr>
        <w:pStyle w:val="Verzeichnis2"/>
        <w:rPr>
          <w:rFonts w:asciiTheme="minorHAnsi" w:eastAsiaTheme="minorEastAsia" w:hAnsiTheme="minorHAnsi" w:cstheme="minorBidi"/>
          <w:noProof/>
          <w:sz w:val="22"/>
          <w:szCs w:val="22"/>
          <w:lang w:eastAsia="de-DE"/>
        </w:rPr>
      </w:pPr>
      <w:hyperlink w:anchor="_Toc386030112" w:history="1">
        <w:r w:rsidR="006B446E" w:rsidRPr="003E75D3">
          <w:rPr>
            <w:rStyle w:val="Hyperlink"/>
            <w:noProof/>
          </w:rPr>
          <w:t>4.5</w:t>
        </w:r>
        <w:r w:rsidR="006B446E">
          <w:rPr>
            <w:rFonts w:asciiTheme="minorHAnsi" w:eastAsiaTheme="minorEastAsia" w:hAnsiTheme="minorHAnsi" w:cstheme="minorBidi"/>
            <w:noProof/>
            <w:sz w:val="22"/>
            <w:szCs w:val="22"/>
            <w:lang w:eastAsia="de-DE"/>
          </w:rPr>
          <w:tab/>
        </w:r>
        <w:r w:rsidR="006B446E" w:rsidRPr="003E75D3">
          <w:rPr>
            <w:rStyle w:val="Hyperlink"/>
            <w:noProof/>
          </w:rPr>
          <w:t>Test (Zunächst mal noch nicht)</w:t>
        </w:r>
        <w:r w:rsidR="006B446E">
          <w:rPr>
            <w:noProof/>
            <w:webHidden/>
          </w:rPr>
          <w:tab/>
        </w:r>
        <w:r w:rsidR="006B446E">
          <w:rPr>
            <w:noProof/>
            <w:webHidden/>
          </w:rPr>
          <w:fldChar w:fldCharType="begin"/>
        </w:r>
        <w:r w:rsidR="006B446E">
          <w:rPr>
            <w:noProof/>
            <w:webHidden/>
          </w:rPr>
          <w:instrText xml:space="preserve"> PAGEREF _Toc386030112 \h </w:instrText>
        </w:r>
        <w:r w:rsidR="006B446E">
          <w:rPr>
            <w:noProof/>
            <w:webHidden/>
          </w:rPr>
        </w:r>
        <w:r w:rsidR="006B446E">
          <w:rPr>
            <w:noProof/>
            <w:webHidden/>
          </w:rPr>
          <w:fldChar w:fldCharType="separate"/>
        </w:r>
        <w:r w:rsidR="006B446E">
          <w:rPr>
            <w:noProof/>
            <w:webHidden/>
          </w:rPr>
          <w:t>25</w:t>
        </w:r>
        <w:r w:rsidR="006B446E">
          <w:rPr>
            <w:noProof/>
            <w:webHidden/>
          </w:rPr>
          <w:fldChar w:fldCharType="end"/>
        </w:r>
      </w:hyperlink>
    </w:p>
    <w:p w:rsidR="006B446E" w:rsidRDefault="00417B0C">
      <w:pPr>
        <w:pStyle w:val="Verzeichnis1"/>
        <w:tabs>
          <w:tab w:val="left" w:pos="480"/>
        </w:tabs>
        <w:rPr>
          <w:rFonts w:asciiTheme="minorHAnsi" w:eastAsiaTheme="minorEastAsia" w:hAnsiTheme="minorHAnsi" w:cstheme="minorBidi"/>
          <w:sz w:val="22"/>
          <w:szCs w:val="22"/>
          <w:lang w:eastAsia="de-DE"/>
        </w:rPr>
      </w:pPr>
      <w:hyperlink w:anchor="_Toc386030113" w:history="1">
        <w:r w:rsidR="006B446E" w:rsidRPr="003E75D3">
          <w:rPr>
            <w:rStyle w:val="Hyperlink"/>
          </w:rPr>
          <w:t>5</w:t>
        </w:r>
        <w:r w:rsidR="006B446E">
          <w:rPr>
            <w:rFonts w:asciiTheme="minorHAnsi" w:eastAsiaTheme="minorEastAsia" w:hAnsiTheme="minorHAnsi" w:cstheme="minorBidi"/>
            <w:sz w:val="22"/>
            <w:szCs w:val="22"/>
            <w:lang w:eastAsia="de-DE"/>
          </w:rPr>
          <w:tab/>
        </w:r>
        <w:r w:rsidR="006B446E" w:rsidRPr="003E75D3">
          <w:rPr>
            <w:rStyle w:val="Hyperlink"/>
          </w:rPr>
          <w:t>Fazit (Zunächst mal noch nicht)</w:t>
        </w:r>
        <w:r w:rsidR="006B446E">
          <w:rPr>
            <w:webHidden/>
          </w:rPr>
          <w:tab/>
        </w:r>
        <w:r w:rsidR="006B446E">
          <w:rPr>
            <w:webHidden/>
          </w:rPr>
          <w:fldChar w:fldCharType="begin"/>
        </w:r>
        <w:r w:rsidR="006B446E">
          <w:rPr>
            <w:webHidden/>
          </w:rPr>
          <w:instrText xml:space="preserve"> PAGEREF _Toc386030113 \h </w:instrText>
        </w:r>
        <w:r w:rsidR="006B446E">
          <w:rPr>
            <w:webHidden/>
          </w:rPr>
        </w:r>
        <w:r w:rsidR="006B446E">
          <w:rPr>
            <w:webHidden/>
          </w:rPr>
          <w:fldChar w:fldCharType="separate"/>
        </w:r>
        <w:r w:rsidR="006B446E">
          <w:rPr>
            <w:webHidden/>
          </w:rPr>
          <w:t>26</w:t>
        </w:r>
        <w:r w:rsidR="006B446E">
          <w:rPr>
            <w:webHidden/>
          </w:rPr>
          <w:fldChar w:fldCharType="end"/>
        </w:r>
      </w:hyperlink>
    </w:p>
    <w:p w:rsidR="006B446E" w:rsidRDefault="00417B0C">
      <w:pPr>
        <w:pStyle w:val="Verzeichnis1"/>
        <w:rPr>
          <w:rFonts w:asciiTheme="minorHAnsi" w:eastAsiaTheme="minorEastAsia" w:hAnsiTheme="minorHAnsi" w:cstheme="minorBidi"/>
          <w:sz w:val="22"/>
          <w:szCs w:val="22"/>
          <w:lang w:eastAsia="de-DE"/>
        </w:rPr>
      </w:pPr>
      <w:hyperlink w:anchor="_Toc386030114" w:history="1">
        <w:r w:rsidR="006B446E" w:rsidRPr="003E75D3">
          <w:rPr>
            <w:rStyle w:val="Hyperlink"/>
          </w:rPr>
          <w:t>Literaturverzeichnis</w:t>
        </w:r>
        <w:r w:rsidR="006B446E">
          <w:rPr>
            <w:webHidden/>
          </w:rPr>
          <w:tab/>
        </w:r>
        <w:r w:rsidR="006B446E">
          <w:rPr>
            <w:webHidden/>
          </w:rPr>
          <w:fldChar w:fldCharType="begin"/>
        </w:r>
        <w:r w:rsidR="006B446E">
          <w:rPr>
            <w:webHidden/>
          </w:rPr>
          <w:instrText xml:space="preserve"> PAGEREF _Toc386030114 \h </w:instrText>
        </w:r>
        <w:r w:rsidR="006B446E">
          <w:rPr>
            <w:webHidden/>
          </w:rPr>
        </w:r>
        <w:r w:rsidR="006B446E">
          <w:rPr>
            <w:webHidden/>
          </w:rPr>
          <w:fldChar w:fldCharType="separate"/>
        </w:r>
        <w:r w:rsidR="006B446E">
          <w:rPr>
            <w:webHidden/>
          </w:rPr>
          <w:t>IX</w:t>
        </w:r>
        <w:r w:rsidR="006B446E">
          <w:rPr>
            <w:webHidden/>
          </w:rPr>
          <w:fldChar w:fldCharType="end"/>
        </w:r>
      </w:hyperlink>
    </w:p>
    <w:p w:rsidR="008E73E5" w:rsidRDefault="007B5E53" w:rsidP="00A3432E">
      <w:pPr>
        <w:pStyle w:val="Verzeichnis2"/>
        <w:sectPr w:rsidR="008E73E5" w:rsidSect="006B446E">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6030077"/>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 xml:space="preserve">Die Studienarbeit beschäftigt sich mit dem System Kinect von Microsoft und einem </w:t>
      </w:r>
      <w:proofErr w:type="spellStart"/>
      <w:r>
        <w:t>humaoiden</w:t>
      </w:r>
      <w:proofErr w:type="spellEnd"/>
      <w:r>
        <w:t xml:space="preserve"> Roboter </w:t>
      </w:r>
      <w:proofErr w:type="spellStart"/>
      <w:r>
        <w:t>Nao</w:t>
      </w:r>
      <w:proofErr w:type="spellEnd"/>
      <w:r>
        <w:t>. Die Kinect ist eine Hardware zur Gestik- und Mimik Erkennung.</w:t>
      </w:r>
    </w:p>
    <w:p w:rsidR="00AA058F" w:rsidRDefault="00AA058F" w:rsidP="00AA058F">
      <w:pPr>
        <w:pStyle w:val="berschrift2"/>
      </w:pPr>
      <w:bookmarkStart w:id="11" w:name="_Toc386030078"/>
      <w:r>
        <w:t>Motivation</w:t>
      </w:r>
      <w:bookmarkEnd w:id="11"/>
    </w:p>
    <w:p w:rsidR="00AA058F" w:rsidRPr="00AA058F" w:rsidRDefault="000765EE" w:rsidP="002A0A79">
      <w:r>
        <w:t>Die Motivation ist es den Roboter in einer spielerischen Umgebung mit dem Menschen zu verknüpfen, um so auch manche Berührungsängste mit dieser neuartigen Technik zu nehmen. Zudem kann Nutzern auf diese Weise auch gezeigt werden, welche Möglichkeiten es gibt, Roboter zu nutzen, die bisher noch nicht in Betracht gezogen worden sind. 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975CC1" w:rsidRDefault="00975CC1" w:rsidP="00E777CC">
      <w:pPr>
        <w:pStyle w:val="berschrift2"/>
      </w:pPr>
      <w:bookmarkStart w:id="12" w:name="_Toc262115993"/>
      <w:bookmarkStart w:id="13" w:name="_Toc386030079"/>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xml:space="preserve">. Zur Verfügung steht ein Labor mit einem </w:t>
      </w:r>
      <w:proofErr w:type="spellStart"/>
      <w:r>
        <w:t>Nao</w:t>
      </w:r>
      <w:proofErr w:type="spellEnd"/>
      <w:r>
        <w:t xml:space="preserve"> 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6030080"/>
      <w:r w:rsidRPr="000C470B">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Kamerasystem Kinect zum Einsatz kommt.</w:t>
      </w:r>
      <w:r w:rsidR="00F33C3B" w:rsidDel="00F33C3B">
        <w:t xml:space="preserve"> </w:t>
      </w:r>
      <w:r w:rsidR="00622396">
        <w:t>Dem</w:t>
      </w:r>
      <w:r>
        <w:t xml:space="preserve"> Roboter </w:t>
      </w:r>
      <w:proofErr w:type="spellStart"/>
      <w:r>
        <w:t>Nao</w:t>
      </w:r>
      <w:proofErr w:type="spellEnd"/>
      <w:r>
        <w:t xml:space="preserve"> </w:t>
      </w:r>
      <w:r w:rsidR="00622396">
        <w:t xml:space="preserve">werden </w:t>
      </w:r>
      <w:r>
        <w:t xml:space="preserve">verschiedene </w:t>
      </w:r>
      <w:proofErr w:type="gramStart"/>
      <w:r>
        <w:t>Bewegung</w:t>
      </w:r>
      <w:proofErr w:type="gramEnd"/>
      <w:r>
        <w:t xml:space="preserve"> beigebracht, die er auf Befehl automatisiert ausführen kann.</w:t>
      </w:r>
    </w:p>
    <w:p w:rsidR="00407151" w:rsidRDefault="00407151" w:rsidP="00407151">
      <w:r>
        <w:lastRenderedPageBreak/>
        <w:t>Die Kinect ist dafür zuständig, die Bewegungen des davors</w:t>
      </w:r>
      <w:r w:rsidR="000765EE">
        <w:t xml:space="preserve">tehenden Spielers aufzunehmen. </w:t>
      </w:r>
    </w:p>
    <w:p w:rsidR="00407151" w:rsidRDefault="00407151" w:rsidP="00407151">
      <w:r>
        <w:t xml:space="preserve">Der Ablauf des programmierten Spiels kann in drei Schritte unterteilt werden. Im ersten Schritt führt </w:t>
      </w:r>
      <w:proofErr w:type="spellStart"/>
      <w:r>
        <w:t>Nao</w:t>
      </w:r>
      <w:proofErr w:type="spellEnd"/>
      <w:r>
        <w:t xml:space="preserve">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 ähnlich nachzuahmen. Nach dem Ablauf der Zeit beginnt Schritt drei, bei dem die getätigte Benutzerbewegung mit der programmierten Roboterbeweg</w:t>
      </w:r>
      <w:r w:rsidR="000765EE">
        <w:t>ung vom System verglichen wird.</w:t>
      </w:r>
    </w:p>
    <w:p w:rsidR="00407151" w:rsidRDefault="00407151" w:rsidP="00407151">
      <w:r>
        <w:t>Dieser Ablauf mit anschließender Auswertung wird in einem spielerischen Umfeld dargestellt und auf einem Monitor angezeigt.</w:t>
      </w:r>
    </w:p>
    <w:p w:rsidR="004F6EBC" w:rsidRDefault="00336FE9" w:rsidP="004F6EBC">
      <w:pPr>
        <w:pStyle w:val="berschrift2"/>
      </w:pPr>
      <w:bookmarkStart w:id="15" w:name="_Toc386030081"/>
      <w:r>
        <w:t>Vorgehensweise</w:t>
      </w:r>
      <w:bookmarkEnd w:id="15"/>
    </w:p>
    <w:p w:rsidR="000765EE" w:rsidRDefault="0080399A" w:rsidP="00F37035">
      <w:r>
        <w:t xml:space="preserve">Die geplante Vorgehensweise sieht vor zu Beginn dem </w:t>
      </w:r>
      <w:proofErr w:type="spellStart"/>
      <w:r>
        <w:t>Nao</w:t>
      </w:r>
      <w:proofErr w:type="spellEnd"/>
      <w:r>
        <w:t xml:space="preserve"> verschiedene einfache Bewegungen einzuprogrammieren. Anschließend wird die Kinect mit einem Skeleton Stream programmiert und die Winkel </w:t>
      </w:r>
      <w:r w:rsidR="000765EE">
        <w:t xml:space="preserve">am Ende einer Bewegung berechnet, die bei den Bewegungen entstehen. Diese sollen dann mit den Winkel des Roboters verglichen und gewertet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 xml:space="preserve">Sofern dieses einfache Beispiel reibungslos funktioniert, werden die Bewegungen des Roboters umfangreicher und komplizierter und es sollen Zwischenwerte der Winkel verglichen werden. </w:t>
      </w:r>
      <w:r w:rsidR="004F6EBC">
        <w:br w:type="page"/>
      </w:r>
    </w:p>
    <w:p w:rsidR="00AB4D32" w:rsidRDefault="00A51F76" w:rsidP="002438AD">
      <w:pPr>
        <w:pStyle w:val="berschrift1"/>
      </w:pPr>
      <w:bookmarkStart w:id="16" w:name="_Toc386030082"/>
      <w:bookmarkStart w:id="17" w:name="_Ref346527342"/>
      <w:r>
        <w:lastRenderedPageBreak/>
        <w:t>Grundlagen</w:t>
      </w:r>
      <w:bookmarkEnd w:id="16"/>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A3432E">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A3432E">
        <w:rPr>
          <w:sz w:val="23"/>
          <w:szCs w:val="23"/>
        </w:rPr>
        <w:fldChar w:fldCharType="begin"/>
      </w:r>
      <w:r w:rsidR="00A3432E">
        <w:rPr>
          <w:sz w:val="23"/>
          <w:szCs w:val="23"/>
        </w:rPr>
        <w:instrText xml:space="preserve"> REF _Ref381795262 \r \h </w:instrText>
      </w:r>
      <w:r w:rsidR="00A3432E">
        <w:rPr>
          <w:sz w:val="23"/>
          <w:szCs w:val="23"/>
        </w:rPr>
      </w:r>
      <w:r w:rsidR="00A3432E">
        <w:rPr>
          <w:sz w:val="23"/>
          <w:szCs w:val="23"/>
        </w:rPr>
        <w:fldChar w:fldCharType="separate"/>
      </w:r>
      <w:r w:rsidR="00A3432E">
        <w:rPr>
          <w:sz w:val="23"/>
          <w:szCs w:val="23"/>
        </w:rPr>
        <w:t>2.2</w:t>
      </w:r>
      <w:r w:rsidR="00A3432E">
        <w:rPr>
          <w:sz w:val="23"/>
          <w:szCs w:val="23"/>
        </w:rPr>
        <w:fldChar w:fldCharType="end"/>
      </w:r>
      <w:r w:rsidR="00A3432E">
        <w:rPr>
          <w:sz w:val="23"/>
          <w:szCs w:val="23"/>
        </w:rPr>
        <w:t xml:space="preserve"> </w:t>
      </w:r>
      <w:r>
        <w:rPr>
          <w:sz w:val="23"/>
          <w:szCs w:val="23"/>
        </w:rPr>
        <w:t>der Roboter NAO vorgestellt.</w:t>
      </w:r>
    </w:p>
    <w:p w:rsidR="00DA5FBB" w:rsidRDefault="00DA5FBB" w:rsidP="00DA5FBB">
      <w:pPr>
        <w:pStyle w:val="berschrift2"/>
      </w:pPr>
      <w:bookmarkStart w:id="18" w:name="_Ref381795218"/>
      <w:bookmarkStart w:id="19" w:name="_Ref381795227"/>
      <w:bookmarkStart w:id="20" w:name="_Toc386030083"/>
      <w:r>
        <w:t>K</w:t>
      </w:r>
      <w:r w:rsidR="00424036">
        <w:t>inect</w:t>
      </w:r>
      <w:bookmarkEnd w:id="18"/>
      <w:bookmarkEnd w:id="19"/>
      <w:bookmarkEnd w:id="20"/>
    </w:p>
    <w:p w:rsidR="00424036" w:rsidRDefault="00424036" w:rsidP="00424036">
      <w:r>
        <w:t xml:space="preserve">Die Kinect ist eine Hardware 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halten muss. Bei der Kinect wird der ganze Körper zum „Controller“. 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 xml:space="preserve">Nachdem die Kinect so erfolgreich für die Spielekonsole verkauft wurde, ist sie seit Februar 2012 auch für Windows erhältlich. Wie Microsoft selbst schreibt, erhält der Windows-Computer durch die Kinect Augen, Ohre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6030084"/>
      <w:r>
        <w:t>Sensoren der Kinect</w:t>
      </w:r>
      <w:bookmarkEnd w:id="21"/>
    </w:p>
    <w:p w:rsidR="00326AB4"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C046B6" w:rsidRDefault="00C046B6" w:rsidP="00326AB4"/>
    <w:p w:rsidR="00C046B6"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erkannt werden kann. Laut Herstellerangaben können die Sensoren der Kinect bei einem </w:t>
      </w:r>
      <w:r w:rsidR="004A4D92">
        <w:lastRenderedPageBreak/>
        <w:t>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dann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326AB4"/>
    <w:p w:rsidR="008D2A3E" w:rsidRDefault="008D2A3E" w:rsidP="008D2A3E">
      <w:pPr>
        <w:keepNext/>
        <w:jc w:val="center"/>
      </w:pPr>
      <w:r>
        <w:rPr>
          <w:noProof/>
          <w:lang w:eastAsia="de-DE"/>
        </w:rPr>
        <w:drawing>
          <wp:inline distT="0" distB="0" distL="0" distR="0" wp14:anchorId="23A0178C" wp14:editId="4FB4270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8D2A3E">
      <w:pPr>
        <w:pStyle w:val="Beschriftung"/>
        <w:jc w:val="center"/>
      </w:pPr>
      <w:bookmarkStart w:id="22" w:name="_Ref386029251"/>
      <w:bookmarkStart w:id="23" w:name="_Toc386030058"/>
      <w:r>
        <w:t xml:space="preserve">Abb. </w:t>
      </w:r>
      <w:fldSimple w:instr=" SEQ Abb. \* ARABIC ">
        <w:r w:rsidR="00931235">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8D2A3E" w:rsidRDefault="008D2A3E" w:rsidP="00326AB4"/>
    <w:p w:rsidR="008D2A3E" w:rsidRDefault="008D2A3E" w:rsidP="00326AB4"/>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Bei dem Infrarot-Projektor handelt es sich um einen Klasse 1-Laser mit einer Wellenlänge von 830 nm. Da wir Menschen nur eine Wellenlänge von ca. 380 </w:t>
      </w:r>
      <w:proofErr w:type="spellStart"/>
      <w:r>
        <w:t>nm</w:t>
      </w:r>
      <w:proofErr w:type="spellEnd"/>
      <w:r>
        <w:t xml:space="preserve"> bis ca. 780 </w:t>
      </w:r>
      <w:proofErr w:type="spellStart"/>
      <w:r>
        <w:t>nm</w:t>
      </w:r>
      <w:proofErr w:type="spellEnd"/>
      <w:r>
        <w:t xml:space="preserve"> </w:t>
      </w:r>
      <w:r>
        <w:lastRenderedPageBreak/>
        <w:t xml:space="preserve">wahrnehmen können, liegt der Laserstrahl der Kinect im nicht-sichtbaren Spektrum. </w:t>
      </w:r>
      <w:r w:rsidR="00711C09">
        <w:t>Außer 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2C2774" w:rsidRDefault="002C2774" w:rsidP="00326AB4"/>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7B4D60" w:rsidRDefault="00AF11E6" w:rsidP="00326AB4">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882254" w:rsidRDefault="00882254" w:rsidP="00424036"/>
    <w:p w:rsidR="00770111"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FE307E" w:rsidRDefault="00FE307E" w:rsidP="00424036"/>
    <w:p w:rsidR="00A92540" w:rsidRDefault="00770111" w:rsidP="00A92540">
      <w:pPr>
        <w:keepNext/>
        <w:jc w:val="center"/>
      </w:pPr>
      <w:r>
        <w:rPr>
          <w:noProof/>
          <w:lang w:eastAsia="de-DE"/>
        </w:rPr>
        <w:drawing>
          <wp:inline distT="0" distB="0" distL="0" distR="0" wp14:anchorId="4EB4F37C" wp14:editId="0EEDC2A1">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A92540">
      <w:pPr>
        <w:pStyle w:val="Beschriftung"/>
        <w:jc w:val="center"/>
      </w:pPr>
      <w:bookmarkStart w:id="24" w:name="_Toc386030059"/>
      <w:r>
        <w:t xml:space="preserve">Abb. </w:t>
      </w:r>
      <w:fldSimple w:instr=" SEQ Abb. \* ARABIC ">
        <w:r w:rsidR="00931235">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770111" w:rsidRDefault="00770111" w:rsidP="00424036"/>
    <w:p w:rsidR="00A104AB"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w:t>
      </w:r>
      <w:r w:rsidR="00E70504">
        <w:lastRenderedPageBreak/>
        <w:t>Gesichter von verschiedenen Personen zu unterscheiden und Aussage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616563" w:rsidRDefault="00616563" w:rsidP="00424036"/>
    <w:p w:rsidR="00424036" w:rsidRDefault="00424036">
      <w:pPr>
        <w:pStyle w:val="berschrift3"/>
      </w:pPr>
      <w:bookmarkStart w:id="25" w:name="_Toc386030085"/>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oder </w:t>
      </w:r>
      <w:proofErr w:type="spellStart"/>
      <w:r w:rsidR="00967058">
        <w:t>Cheaten</w:t>
      </w:r>
      <w:proofErr w:type="spellEnd"/>
      <w:r>
        <w:t xml:space="preserve"> handelt</w:t>
      </w:r>
      <w:r w:rsidR="00967058">
        <w:t xml:space="preserve"> und kündigte an dagegen gerichtlich vorzugehen. Später bemerkte Mi</w:t>
      </w:r>
      <w:r w:rsidR="00552A29">
        <w:t>crosoft</w:t>
      </w:r>
      <w:r w:rsidR="00967058">
        <w:t>, dass die meisten Entwickler</w:t>
      </w:r>
      <w:r w:rsidR="00552A29">
        <w:t xml:space="preserve"> das System nicht hacken wollen, sondern</w:t>
      </w:r>
      <w:r w:rsidR="00967058">
        <w:t xml:space="preserve"> nur den Z</w:t>
      </w:r>
      <w:r w:rsidR="00552A29">
        <w:t>ugriff auf die Sensordaten.</w:t>
      </w:r>
    </w:p>
    <w:p w:rsidR="00552A29" w:rsidRDefault="00552A29" w:rsidP="00424036">
      <w:r>
        <w:t>Das Resultat aus dieser Entwicklung ist, dass es nun zwei verschiedene SDKs gibt. Eins davon ist das offizielle SDK von Microsoft, was im Juni 2011 ausgeliefert wurde und das ander</w:t>
      </w:r>
      <w:r w:rsidR="00120857">
        <w:t>e ist ein quelloffenes SDK. Diese beiden SDK</w:t>
      </w:r>
      <w:r w:rsidR="00920571">
        <w:t>s</w:t>
      </w:r>
      <w:r w:rsidR="00120857">
        <w:t xml:space="preserve"> stehen in Konkurrenz zueinander und die Anwendung</w:t>
      </w:r>
      <w:r w:rsidR="00920571">
        <w:t>en</w:t>
      </w:r>
      <w:r w:rsidR="00120857">
        <w:t xml:space="preserve"> des einen SDKs sind inkompatibel mit dem andern SDK</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2642C5" w:rsidRPr="00424036" w:rsidRDefault="002642C5" w:rsidP="00424036"/>
    <w:p w:rsidR="00424036" w:rsidRDefault="00CD2C11" w:rsidP="00424036">
      <w:pPr>
        <w:pStyle w:val="berschrift3"/>
      </w:pPr>
      <w:bookmarkStart w:id="26" w:name="_Toc386030086"/>
      <w:r>
        <w:t>Kinect Developer Toolkit</w:t>
      </w:r>
      <w:bookmarkEnd w:id="26"/>
    </w:p>
    <w:p w:rsidR="00E84B0E" w:rsidRDefault="00CD2C11" w:rsidP="00120857">
      <w:r>
        <w:t xml:space="preserve">Im SDK enthalten ist auch das Kinect Developer Toolkit.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 xml:space="preserve"> </w:t>
      </w:r>
      <w:sdt>
        <w:sdtPr>
          <w:id w:val="-293600283"/>
          <w:citation/>
        </w:sdtPr>
        <w:sdtContent>
          <w:r w:rsidR="006E43D7">
            <w:fldChar w:fldCharType="begin"/>
          </w:r>
          <w:r w:rsidR="006E43D7">
            <w:instrText xml:space="preserve"> CITATION Mic144 \l 1031 </w:instrText>
          </w:r>
          <w:r w:rsidR="006E43D7">
            <w:fldChar w:fldCharType="separate"/>
          </w:r>
          <w:r w:rsidR="006E43D7">
            <w:rPr>
              <w:noProof/>
            </w:rPr>
            <w:t>[12]</w:t>
          </w:r>
          <w:r w:rsidR="006E43D7">
            <w:fldChar w:fldCharType="end"/>
          </w:r>
        </w:sdtContent>
      </w:sdt>
      <w:r w:rsidR="006E43D7">
        <w:t>.</w:t>
      </w:r>
      <w:r w:rsidR="007B4CC1">
        <w:t xml:space="preserve"> Das Toolkit liegt nun in den eigenen Programmen und kann auch wie eine normale Anwendung gestartet werden.</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227C340B" wp14:editId="11E55574">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6E43D7" w:rsidRDefault="00D5359F" w:rsidP="00D5359F">
      <w:pPr>
        <w:pStyle w:val="Beschriftung"/>
        <w:jc w:val="center"/>
      </w:pPr>
      <w:bookmarkStart w:id="27" w:name="_Toc386030060"/>
      <w:r>
        <w:t xml:space="preserve">Abb. </w:t>
      </w:r>
      <w:fldSimple w:instr=" SEQ Abb. \* ARABIC ">
        <w:r w:rsidR="00931235">
          <w:rPr>
            <w:noProof/>
          </w:rPr>
          <w:t>3</w:t>
        </w:r>
      </w:fldSimple>
      <w:r>
        <w:t>: Kinect Developer Toolkit</w:t>
      </w:r>
      <w:bookmarkEnd w:id="27"/>
    </w:p>
    <w:p w:rsidR="001765C6" w:rsidRDefault="001765C6" w:rsidP="00120857"/>
    <w:p w:rsidR="006E43D7" w:rsidRDefault="001765C6" w:rsidP="00120857">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proofErr w:type="gramStart"/>
      <w:r>
        <w:t>ist</w:t>
      </w:r>
      <w:proofErr w:type="gramEnd"/>
      <w:r>
        <w:t xml:space="preserve"> die Schwierigkeit sowie die verwendete Programmiersprache aufgezeigt. Zu jedem Programmbeispiel gibt es auf der rechten Seite drei Buttons</w:t>
      </w:r>
      <w:r w:rsidR="000012D3">
        <w:t>:</w:t>
      </w:r>
    </w:p>
    <w:p w:rsidR="001765C6" w:rsidRDefault="000012D3" w:rsidP="001765C6">
      <w:pPr>
        <w:pStyle w:val="Listenabsatz"/>
        <w:numPr>
          <w:ilvl w:val="0"/>
          <w:numId w:val="35"/>
        </w:numPr>
      </w:pPr>
      <w:proofErr w:type="spellStart"/>
      <w:r>
        <w:t>Documentation</w:t>
      </w:r>
      <w:proofErr w:type="spellEnd"/>
    </w:p>
    <w:p w:rsidR="001765C6" w:rsidRDefault="000012D3" w:rsidP="001765C6">
      <w:pPr>
        <w:pStyle w:val="Listenabsatz"/>
        <w:numPr>
          <w:ilvl w:val="0"/>
          <w:numId w:val="35"/>
        </w:numPr>
      </w:pPr>
      <w:proofErr w:type="spellStart"/>
      <w:r>
        <w:t>Install</w:t>
      </w:r>
      <w:proofErr w:type="spellEnd"/>
    </w:p>
    <w:p w:rsidR="001765C6" w:rsidRDefault="000012D3" w:rsidP="001765C6">
      <w:pPr>
        <w:pStyle w:val="Listenabsatz"/>
        <w:numPr>
          <w:ilvl w:val="0"/>
          <w:numId w:val="35"/>
        </w:numPr>
      </w:pPr>
      <w:r>
        <w:t>Run</w:t>
      </w:r>
    </w:p>
    <w:p w:rsidR="006E43D7" w:rsidRDefault="000012D3" w:rsidP="00120857">
      <w:r>
        <w:t>Bei Aufruf der Dok</w:t>
      </w:r>
      <w:r w:rsidR="001765C6">
        <w:t xml:space="preserve">umentation wird ein neues Browserfenster geöffnet mit den Informationen </w:t>
      </w:r>
      <w:r w:rsidR="00DA4826">
        <w:t>des aufgerufenen</w:t>
      </w:r>
      <w:r w:rsidR="001765C6">
        <w:t xml:space="preserve"> Beispiels. Es wird also automatisch die Seite von Microsoft mit dem entsprechenden Bericht geöffnet.</w:t>
      </w:r>
    </w:p>
    <w:p w:rsidR="001765C6" w:rsidRDefault="001765C6" w:rsidP="00120857">
      <w:r>
        <w:t xml:space="preserve">Um </w:t>
      </w:r>
      <w:r w:rsidR="00DA4826">
        <w:t>ein Beispielprogramm starten zu können (</w:t>
      </w:r>
      <w:proofErr w:type="spellStart"/>
      <w:r w:rsidR="00DA4826">
        <w:t>run</w:t>
      </w:r>
      <w:proofErr w:type="spellEnd"/>
      <w:r w:rsidR="00DA4826">
        <w:t>) muss es zunächst installiert werden.</w:t>
      </w:r>
    </w:p>
    <w:p w:rsidR="001765C6" w:rsidRDefault="001765C6" w:rsidP="00120857"/>
    <w:p w:rsidR="006E43D7" w:rsidRDefault="006E43D7" w:rsidP="00120857"/>
    <w:p w:rsidR="00732AB7" w:rsidRDefault="00732AB7" w:rsidP="00120857">
      <w:r w:rsidRPr="00732AB7">
        <w:t xml:space="preserve">Diese Erweiterung bringt eine Vielzahl zusätzlicher Codebeispiele. Das für die GUI erforderliche Modul hört auf den Namen </w:t>
      </w:r>
      <w:proofErr w:type="spellStart"/>
      <w:r w:rsidRPr="00732AB7">
        <w:t>Microsoft.Kinect.Toolkit</w:t>
      </w:r>
      <w:proofErr w:type="spellEnd"/>
      <w:r w:rsidRPr="00732AB7">
        <w:t xml:space="preserve"> und ist in die Projektmappe zu integrieren und mit notwendigen Referenzen zu versehen. Der Code der .</w:t>
      </w:r>
      <w:proofErr w:type="spellStart"/>
      <w:r w:rsidRPr="00732AB7">
        <w:t>xaml</w:t>
      </w:r>
      <w:proofErr w:type="spellEnd"/>
      <w:r w:rsidRPr="00732AB7">
        <w:t xml:space="preserve">-Datei beginnt mit dem Einbinden des für das Toolkit zuständigen </w:t>
      </w:r>
      <w:proofErr w:type="spellStart"/>
      <w:r w:rsidRPr="00732AB7">
        <w:t>Namespace</w:t>
      </w:r>
      <w:r w:rsidR="000012D3">
        <w:t>s</w:t>
      </w:r>
      <w:proofErr w:type="spellEnd"/>
      <w:r w:rsidRPr="00732AB7">
        <w:t>:</w:t>
      </w:r>
    </w:p>
    <w:p w:rsidR="00732AB7" w:rsidRDefault="00732AB7" w:rsidP="00120857"/>
    <w:p w:rsidR="001A5A87" w:rsidRDefault="001A5A87" w:rsidP="00120857">
      <w:r>
        <w:t>Skeleton-Tracking…</w:t>
      </w:r>
    </w:p>
    <w:p w:rsidR="00120857" w:rsidRDefault="00120857" w:rsidP="00120857">
      <w:commentRangeStart w:id="28"/>
      <w:r>
        <w:t>Mit Bilder</w:t>
      </w:r>
      <w:commentRangeEnd w:id="28"/>
      <w:r>
        <w:rPr>
          <w:rStyle w:val="Kommentarzeichen"/>
        </w:rPr>
        <w:commentReference w:id="28"/>
      </w:r>
    </w:p>
    <w:p w:rsidR="0089646C" w:rsidRDefault="0089646C" w:rsidP="00120857"/>
    <w:p w:rsidR="0089646C" w:rsidRPr="00120857" w:rsidRDefault="0089646C" w:rsidP="00120857"/>
    <w:p w:rsidR="006C5A07" w:rsidRDefault="00E9309A">
      <w:pPr>
        <w:pStyle w:val="berschrift2"/>
      </w:pPr>
      <w:bookmarkStart w:id="29" w:name="_Ref381795262"/>
      <w:bookmarkStart w:id="30" w:name="_Toc386030087"/>
      <w:bookmarkStart w:id="31" w:name="_GoBack"/>
      <w:bookmarkEnd w:id="31"/>
      <w:commentRangeStart w:id="32"/>
      <w:r>
        <w:t>Winkel</w:t>
      </w:r>
      <w:commentRangeEnd w:id="32"/>
      <w:r>
        <w:rPr>
          <w:rStyle w:val="Kommentarzeichen"/>
          <w:rFonts w:eastAsia="Times New Roman"/>
          <w:b w:val="0"/>
          <w:bCs w:val="0"/>
          <w:color w:val="auto"/>
        </w:rPr>
        <w:commentReference w:id="32"/>
      </w:r>
    </w:p>
    <w:p w:rsidR="00E9309A" w:rsidRPr="00E9309A" w:rsidRDefault="00E9309A" w:rsidP="00E9309A"/>
    <w:p w:rsidR="00E9309A" w:rsidRDefault="00E9309A" w:rsidP="00E9309A">
      <w:pPr>
        <w:pStyle w:val="berschrift3"/>
      </w:pPr>
      <w:r>
        <w:t>Roll-Nick-Gier-Winkel</w:t>
      </w:r>
    </w:p>
    <w:p w:rsidR="00E9309A" w:rsidRPr="00E9309A" w:rsidRDefault="00E9309A" w:rsidP="00E9309A"/>
    <w:p w:rsidR="00E9309A" w:rsidRDefault="00E9309A" w:rsidP="00E9309A">
      <w:pPr>
        <w:pStyle w:val="berschrift3"/>
      </w:pPr>
      <w:r>
        <w:t>Winkelberechnung</w:t>
      </w:r>
    </w:p>
    <w:p w:rsidR="00424036" w:rsidRDefault="00424036" w:rsidP="00424036">
      <w:pPr>
        <w:pStyle w:val="berschrift2"/>
      </w:pPr>
      <w:proofErr w:type="spellStart"/>
      <w:r>
        <w:t>Humanoide</w:t>
      </w:r>
      <w:proofErr w:type="spellEnd"/>
      <w:r>
        <w:t xml:space="preserve"> Roboter</w:t>
      </w:r>
      <w:bookmarkStart w:id="33" w:name="_Toc262116040"/>
      <w:bookmarkStart w:id="34" w:name="_Toc333403709"/>
      <w:bookmarkEnd w:id="29"/>
      <w:bookmarkEnd w:id="30"/>
    </w:p>
    <w:p w:rsidR="000C62B3" w:rsidRDefault="00424036" w:rsidP="00424036">
      <w:r>
        <w:t xml:space="preserve">Ein </w:t>
      </w:r>
      <w:proofErr w:type="spellStart"/>
      <w:r>
        <w:t>humanoider</w:t>
      </w:r>
      <w:proofErr w:type="spellEnd"/>
      <w:r>
        <w:t xml:space="preserve"> Roboter ist ein Roboter, der dem Mensch nachempfunden ist und dessen Bewegungen </w:t>
      </w:r>
      <w:proofErr w:type="gramStart"/>
      <w:r>
        <w:t>die eines</w:t>
      </w:r>
      <w:proofErr w:type="gramEnd"/>
      <w:r>
        <w:t xml:space="preserve"> Menschen ähneln. Genutzt werden </w:t>
      </w:r>
      <w:proofErr w:type="spellStart"/>
      <w:r>
        <w:t>humanoide</w:t>
      </w:r>
      <w:proofErr w:type="spellEnd"/>
      <w:r>
        <w:t xml:space="preserv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w:t>
      </w:r>
      <w:proofErr w:type="spellStart"/>
      <w:r w:rsidR="000C62B3">
        <w:t>humanoiden</w:t>
      </w:r>
      <w:proofErr w:type="spellEnd"/>
      <w:r w:rsidR="000C62B3">
        <w:t xml:space="preserve">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9A0DFE" w:rsidRDefault="009A0DFE" w:rsidP="009A0DFE">
      <w:pPr>
        <w:pStyle w:val="berschrift3"/>
      </w:pPr>
      <w:bookmarkStart w:id="35" w:name="_Toc386030088"/>
      <w:commentRangeStart w:id="36"/>
      <w:proofErr w:type="spellStart"/>
      <w:r>
        <w:t>Nao</w:t>
      </w:r>
      <w:commentRangeEnd w:id="36"/>
      <w:proofErr w:type="spellEnd"/>
      <w:r w:rsidR="00251B4D">
        <w:rPr>
          <w:rStyle w:val="Kommentarzeichen"/>
          <w:rFonts w:eastAsia="Times New Roman"/>
          <w:b w:val="0"/>
          <w:bCs w:val="0"/>
          <w:color w:val="auto"/>
        </w:rPr>
        <w:commentReference w:id="36"/>
      </w:r>
      <w:bookmarkEnd w:id="35"/>
    </w:p>
    <w:p w:rsidR="00847E0D" w:rsidRDefault="009A0DFE" w:rsidP="009A0DFE">
      <w:proofErr w:type="spellStart"/>
      <w:r>
        <w:t>Nao</w:t>
      </w:r>
      <w:proofErr w:type="spellEnd"/>
      <w:r>
        <w:t xml:space="preserve"> ist ein 58cm großer </w:t>
      </w:r>
      <w:proofErr w:type="spellStart"/>
      <w:r>
        <w:t>humanoider</w:t>
      </w:r>
      <w:proofErr w:type="spellEnd"/>
      <w:r>
        <w:t xml:space="preserve">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w:t>
      </w:r>
      <w:proofErr w:type="spellStart"/>
      <w:r w:rsidR="00847E0D">
        <w:t>humanoide</w:t>
      </w:r>
      <w:proofErr w:type="spellEnd"/>
      <w:r w:rsidR="00847E0D">
        <w:t xml:space="preserve"> Roboter der für die Programmierung genutzt wurde.</w:t>
      </w:r>
      <w:r w:rsidR="006B446E">
        <w:t xml:space="preserve"> </w:t>
      </w:r>
    </w:p>
    <w:p w:rsidR="009A0DFE" w:rsidRDefault="006B446E" w:rsidP="009A0DFE">
      <w:r>
        <w:lastRenderedPageBreak/>
        <w:t xml:space="preserve">Der erste Prototyp vom </w:t>
      </w:r>
      <w:proofErr w:type="spellStart"/>
      <w:r>
        <w:t>Nao</w:t>
      </w:r>
      <w:proofErr w:type="spellEnd"/>
      <w:r>
        <w:t xml:space="preserve">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76547E" w:rsidRDefault="0076547E" w:rsidP="009A0DFE">
      <w:r>
        <w:t xml:space="preserve">Der Roboter hat die Fähigkeiten sich zu bewegen, Menschen/Gegenstände wahrzunehmen, zu hören und zu sprechen. Dies ist durch die verschiedenen Komponenten wie Mikrophonen und Entfernungssensoren möglich. </w:t>
      </w:r>
    </w:p>
    <w:p w:rsidR="009A0DFE" w:rsidRPr="00424036" w:rsidRDefault="009A0DFE" w:rsidP="009A0DFE"/>
    <w:p w:rsidR="00E0785D" w:rsidRDefault="00E0785D" w:rsidP="00E0785D">
      <w:pPr>
        <w:pStyle w:val="berschrift4"/>
      </w:pPr>
      <w:bookmarkStart w:id="37" w:name="_Toc386030089"/>
      <w:r>
        <w:t>Hardware</w:t>
      </w:r>
      <w:bookmarkEnd w:id="37"/>
    </w:p>
    <w:p w:rsidR="00E0785D" w:rsidRDefault="00E0785D" w:rsidP="00E0785D">
      <w:r>
        <w:t xml:space="preserve">Der </w:t>
      </w:r>
      <w:proofErr w:type="spellStart"/>
      <w:r>
        <w:t>humanoide</w:t>
      </w:r>
      <w:proofErr w:type="spellEnd"/>
      <w:r>
        <w:t xml:space="preserve"> Roboter </w:t>
      </w:r>
      <w:proofErr w:type="spellStart"/>
      <w:r>
        <w:t>Nao</w:t>
      </w:r>
      <w:proofErr w:type="spellEnd"/>
      <w:r>
        <w:t xml:space="preserve"> </w:t>
      </w:r>
      <w:r w:rsidR="0076547E">
        <w:t xml:space="preserve">in der </w:t>
      </w:r>
      <w:r w:rsidR="00F3526D">
        <w:t xml:space="preserve">aktuellen </w:t>
      </w:r>
      <w:r w:rsidR="0076547E">
        <w:t xml:space="preserve">Version 4 </w:t>
      </w:r>
      <w:r>
        <w:t xml:space="preserve">hat einen integrierten Akku, welcher ca. eine Stunde genutzt werden kann und </w:t>
      </w:r>
      <w:r w:rsidR="00C6005E">
        <w:t>etwa</w:t>
      </w:r>
      <w:r>
        <w:t xml:space="preserve"> fünf Stunden zum vollen Aufladen benötigt. </w:t>
      </w:r>
    </w:p>
    <w:p w:rsidR="00E0785D" w:rsidRDefault="00E0785D" w:rsidP="00E0785D">
      <w:r>
        <w:t>Er ist außerdem mit einem Intel „ATOM Z530“ Prozessor ausgestattet</w:t>
      </w:r>
      <w:r w:rsidR="00A812B6">
        <w:t xml:space="preserve"> mit 512</w:t>
      </w:r>
      <w:r w:rsidR="00C6005E">
        <w:t xml:space="preserve"> </w:t>
      </w:r>
      <w:r w:rsidR="00A812B6">
        <w:t>KB Cache Speicher und 1 GB RAM.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w:t>
      </w:r>
      <w:proofErr w:type="spellStart"/>
      <w:r>
        <w:t>Nao</w:t>
      </w:r>
      <w:proofErr w:type="spellEnd"/>
      <w:r>
        <w:t xml:space="preserve"> über Ethernet und </w:t>
      </w:r>
      <w:r w:rsidR="00F3526D">
        <w:t>Wireless Fidelity</w:t>
      </w:r>
      <w:r>
        <w:t>.</w:t>
      </w:r>
      <w:r w:rsidR="00D4666D">
        <w:t xml:space="preserve"> Über </w:t>
      </w:r>
      <w:proofErr w:type="gramStart"/>
      <w:r w:rsidR="00D4666D">
        <w:t>seine</w:t>
      </w:r>
      <w:proofErr w:type="gramEnd"/>
      <w:r w:rsidR="00D4666D">
        <w:t xml:space="preserve"> </w:t>
      </w:r>
      <w:r w:rsidR="00D4666D">
        <w:t>Internet Protokoll (IP)</w:t>
      </w:r>
      <w:r w:rsidR="00D4666D">
        <w:fldChar w:fldCharType="begin"/>
      </w:r>
      <w:r w:rsidR="00D4666D">
        <w:instrText xml:space="preserve"> XE "IP" \f "abk" \t "Internet" Protokoll</w:instrText>
      </w:r>
      <w:r w:rsidR="00D4666D">
        <w:fldChar w:fldCharType="end"/>
      </w:r>
      <w:r w:rsidR="00D4666D">
        <w:t xml:space="preserve">-Adresse und den Port 9559 erreicht man den </w:t>
      </w:r>
      <w:proofErr w:type="spellStart"/>
      <w:r w:rsidR="00D4666D">
        <w:t>Nao</w:t>
      </w:r>
      <w:proofErr w:type="spellEnd"/>
      <w:r w:rsidR="00D4666D">
        <w:t xml:space="preserve">. Durch Eingabe der IP in den Browser, kann man noch einige Einstellungen, den </w:t>
      </w:r>
      <w:proofErr w:type="spellStart"/>
      <w:r w:rsidR="00D4666D">
        <w:t>Nao</w:t>
      </w:r>
      <w:proofErr w:type="spellEnd"/>
      <w:r w:rsidR="00D4666D">
        <w:t xml:space="preserve"> betreffend, vornehmen.</w:t>
      </w:r>
    </w:p>
    <w:p w:rsidR="00F3526D" w:rsidRDefault="00F3526D" w:rsidP="00E0785D">
      <w:r>
        <w:t xml:space="preserve">Für diese Ausarbeitung wurde </w:t>
      </w:r>
      <w:proofErr w:type="spellStart"/>
      <w:r>
        <w:t>Nao</w:t>
      </w:r>
      <w:proofErr w:type="spellEnd"/>
      <w:r>
        <w:t xml:space="preserve"> in der Version 3.2 bzw.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F3526D">
        <w:t xml:space="preserve">Abb. </w:t>
      </w:r>
      <w:r w:rsidR="00F3526D">
        <w:rPr>
          <w:noProof/>
        </w:rPr>
        <w:t>4</w:t>
      </w:r>
      <w:r w:rsidR="00F3526D">
        <w:fldChar w:fldCharType="end"/>
      </w:r>
      <w:r w:rsidR="00F3526D">
        <w:t xml:space="preserve"> </w:t>
      </w:r>
      <w:r>
        <w:t>zu sehen,</w:t>
      </w:r>
      <w:r w:rsidR="00F2309A">
        <w:t xml:space="preserve"> hat </w:t>
      </w:r>
      <w:proofErr w:type="spellStart"/>
      <w:r>
        <w:t>Nao</w:t>
      </w:r>
      <w:proofErr w:type="spellEnd"/>
      <w:r>
        <w:t xml:space="preserve"> </w:t>
      </w:r>
      <w:r w:rsidR="0076547E">
        <w:t>25</w:t>
      </w:r>
      <w:r w:rsidR="00F2309A">
        <w:t xml:space="preserve"> eingebaute Motoren, um die Bewegungen so </w:t>
      </w:r>
      <w:proofErr w:type="spellStart"/>
      <w:r w:rsidR="00F2309A">
        <w:t>humanoid</w:t>
      </w:r>
      <w:proofErr w:type="spellEnd"/>
      <w:r w:rsidR="00F2309A">
        <w:t xml:space="preserve"> als nur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oulderRoll</w:t>
      </w:r>
      <w:proofErr w:type="spellEnd"/>
      <w:r w:rsidR="00BB1FA4" w:rsidRPr="00BB1FA4">
        <w:t xml:space="preserve">, </w:t>
      </w:r>
      <w:proofErr w:type="spellStart"/>
      <w:r w:rsidR="00BB1FA4" w:rsidRPr="00BB1FA4">
        <w:t>EllbowYaw</w:t>
      </w:r>
      <w:proofErr w:type="spellEnd"/>
      <w:r w:rsidR="00BB1FA4" w:rsidRPr="00BB1FA4">
        <w:t xml:space="preserve"> und </w:t>
      </w:r>
      <w:proofErr w:type="spellStart"/>
      <w:r w:rsidR="00BB1FA4" w:rsidRPr="00BB1FA4">
        <w:t>EllbowRoll</w:t>
      </w:r>
      <w:proofErr w:type="spellEnd"/>
      <w:r w:rsidR="00BB1FA4" w:rsidRPr="00BB1FA4">
        <w:t xml:space="preserve"> </w:t>
      </w:r>
      <w:proofErr w:type="spellStart"/>
      <w:r w:rsidR="00BB1FA4" w:rsidRPr="00BB1FA4">
        <w:t>warden</w:t>
      </w:r>
      <w:proofErr w:type="spellEnd"/>
      <w:r w:rsidR="00BB1FA4" w:rsidRPr="00BB1FA4">
        <w:t xml:space="preserve">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 Und alle Motoren, die die Hüfte und Beine betreffen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64BBEB97" wp14:editId="1849ED2E">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6">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38" w:name="_Ref386031311"/>
      <w:bookmarkStart w:id="39" w:name="_Toc386030061"/>
      <w:r>
        <w:t xml:space="preserve">Abb. </w:t>
      </w:r>
      <w:fldSimple w:instr=" SEQ Abb. \* ARABIC ">
        <w:r w:rsidR="00931235">
          <w:rPr>
            <w:noProof/>
          </w:rPr>
          <w:t>4</w:t>
        </w:r>
      </w:fldSimple>
      <w:bookmarkEnd w:id="38"/>
      <w:r>
        <w:t xml:space="preserve">: Die Lage der Motoren beim </w:t>
      </w:r>
      <w:proofErr w:type="spellStart"/>
      <w:r>
        <w:t>Nao</w:t>
      </w:r>
      <w:proofErr w:type="spellEnd"/>
      <w:r>
        <w:t xml:space="preserve">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39"/>
    </w:p>
    <w:p w:rsidR="00EB64D5" w:rsidRDefault="00EB64D5" w:rsidP="00EB64D5">
      <w:r>
        <w:t xml:space="preserve">Neben den genannten Aktoren hat der </w:t>
      </w:r>
      <w:proofErr w:type="spellStart"/>
      <w:r>
        <w:t>Nao</w:t>
      </w:r>
      <w:proofErr w:type="spellEnd"/>
      <w:r>
        <w:t xml:space="preserve">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 xml:space="preserve">Die Kontaktsensoren bestehen aus dem Brustknopf, bei dessen Drücken </w:t>
      </w:r>
      <w:proofErr w:type="spellStart"/>
      <w:r>
        <w:t>Nao</w:t>
      </w:r>
      <w:proofErr w:type="spellEnd"/>
      <w:r>
        <w:t xml:space="preserve"> seinen Namen, den Akkuladestand und seine </w:t>
      </w:r>
      <w:r w:rsidR="00D4666D">
        <w:t>IP-</w:t>
      </w:r>
      <w:r>
        <w:t xml:space="preserve">Adresse verkündet, den beiden </w:t>
      </w:r>
      <w:proofErr w:type="spellStart"/>
      <w:r>
        <w:t>Bumpern</w:t>
      </w:r>
      <w:proofErr w:type="spellEnd"/>
      <w:r>
        <w:t xml:space="preserve"> je Fuß, die registrieren, ob der Roboter mit seinem Fuß einen Gegenstand berührt und aus taktilen Sensoren. Taktile Sensoren reagieren auf Berührungen. Drei dieser taktilen Sensoren sind beim </w:t>
      </w:r>
      <w:proofErr w:type="spellStart"/>
      <w:r>
        <w:t>Nao</w:t>
      </w:r>
      <w:proofErr w:type="spellEnd"/>
      <w:r>
        <w:t xml:space="preserve">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 der die einwirkende Kraft bzw. den Druck misst. Vier dieser Sensoren befinden sich an jedem Fuß des </w:t>
      </w:r>
      <w:proofErr w:type="spellStart"/>
      <w:r>
        <w:t>Nao</w:t>
      </w:r>
      <w:proofErr w:type="spellEnd"/>
      <w:r>
        <w:t>,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w:t>
      </w:r>
      <w:proofErr w:type="spellStart"/>
      <w:r>
        <w:t>Nao</w:t>
      </w:r>
      <w:proofErr w:type="spellEnd"/>
      <w:r>
        <w:t xml:space="preserve"> hat 32 </w:t>
      </w:r>
      <w:proofErr w:type="spellStart"/>
      <w:r>
        <w:t>Inkrementalgeber</w:t>
      </w:r>
      <w:proofErr w:type="spellEnd"/>
      <w:r>
        <w:t xml:space="preserve"> eingebaut und nutzt diese zur Erfassung von Winkelveränderungen und Drehrichtungen.</w:t>
      </w:r>
    </w:p>
    <w:p w:rsidR="00847E0D" w:rsidRDefault="00411C8D" w:rsidP="00847E0D">
      <w:r>
        <w:t xml:space="preserve">Zwei Sender und zwei Empfänger für Sonarsensoren sind dem </w:t>
      </w:r>
      <w:proofErr w:type="spellStart"/>
      <w:r>
        <w:t>Nao</w:t>
      </w:r>
      <w:proofErr w:type="spellEnd"/>
      <w:r>
        <w:t xml:space="preserve"> an der Brust eingebaut. Diese dienen zum Messen von En</w:t>
      </w:r>
      <w:r w:rsidR="00847E0D">
        <w:t>tfernungen im Bereich von 0,25m und 2,55m.</w:t>
      </w:r>
      <w:r w:rsidR="00847E0D" w:rsidRPr="00847E0D">
        <w:t xml:space="preserve"> </w:t>
      </w:r>
    </w:p>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671CB1B6" wp14:editId="52DA6F34">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7">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EB64D5" w:rsidRDefault="00EB64D5" w:rsidP="00EB64D5">
      <w:pPr>
        <w:pStyle w:val="Beschriftung"/>
        <w:jc w:val="center"/>
      </w:pPr>
      <w:bookmarkStart w:id="40" w:name="_Toc386030062"/>
      <w:r>
        <w:t xml:space="preserve">Abb. </w:t>
      </w:r>
      <w:fldSimple w:instr=" SEQ Abb. \* ARABIC ">
        <w:r w:rsidR="00931235">
          <w:rPr>
            <w:noProof/>
          </w:rPr>
          <w:t>5</w:t>
        </w:r>
      </w:fldSimple>
      <w:r>
        <w:t xml:space="preserve">: Die Hardwarekomponenten des </w:t>
      </w:r>
      <w:proofErr w:type="spellStart"/>
      <w:r>
        <w:t>Nao</w:t>
      </w:r>
      <w:proofErr w:type="spellEnd"/>
      <w:r>
        <w:t xml:space="preserve">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0"/>
    </w:p>
    <w:p w:rsidR="00887880" w:rsidRDefault="00887880" w:rsidP="00887880">
      <w:pPr>
        <w:keepNext/>
        <w:jc w:val="center"/>
      </w:pPr>
    </w:p>
    <w:p w:rsidR="00F2309A" w:rsidRDefault="00F2309A">
      <w:pPr>
        <w:pStyle w:val="berschrift4"/>
      </w:pPr>
      <w:bookmarkStart w:id="41" w:name="_Toc386030090"/>
      <w:r>
        <w:t>Software</w:t>
      </w:r>
      <w:bookmarkEnd w:id="41"/>
    </w:p>
    <w:p w:rsidR="00FC41F6" w:rsidRDefault="00F2309A" w:rsidP="00F2309A">
      <w:r>
        <w:t xml:space="preserve">Auf dem </w:t>
      </w:r>
      <w:proofErr w:type="spellStart"/>
      <w:r>
        <w:t>Nao</w:t>
      </w:r>
      <w:proofErr w:type="spellEnd"/>
      <w:r>
        <w:t xml:space="preserve"> läuft ein Linux Embedded Betriebssystem</w:t>
      </w:r>
      <w:r w:rsidR="00FC41F6">
        <w:t xml:space="preserve">, dem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w:t>
      </w:r>
      <w:r w:rsidR="00480F48">
        <w:t xml:space="preserve">(siehe </w:t>
      </w:r>
      <w:r w:rsidR="00480F48">
        <w:fldChar w:fldCharType="begin"/>
      </w:r>
      <w:r w:rsidR="00480F48">
        <w:instrText xml:space="preserve"> REF _Ref386048151 \h </w:instrText>
      </w:r>
      <w:r w:rsidR="00480F48">
        <w:fldChar w:fldCharType="separate"/>
      </w:r>
      <w:r w:rsidR="00480F48">
        <w:t xml:space="preserve">Abb. </w:t>
      </w:r>
      <w:r w:rsidR="00480F48">
        <w:rPr>
          <w:noProof/>
        </w:rPr>
        <w:t>6</w:t>
      </w:r>
      <w:r w:rsidR="00480F48">
        <w:fldChar w:fldCharType="end"/>
      </w:r>
      <w:r w:rsidR="00480F48">
        <w:t>).</w:t>
      </w:r>
      <w:r w:rsidR="00480F48">
        <w:t xml:space="preserve"> </w:t>
      </w:r>
      <w:proofErr w:type="spellStart"/>
      <w:r w:rsidR="00480F48">
        <w:t>OpenNAO</w:t>
      </w:r>
      <w:proofErr w:type="spellEnd"/>
      <w:r w:rsidR="00480F48">
        <w:t xml:space="preserve"> </w:t>
      </w:r>
      <w:r w:rsidR="00480F48">
        <w:t xml:space="preserve">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6AD9C88E" wp14:editId="3FEFCE4C">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8">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2" w:name="_Ref386048151"/>
      <w:r>
        <w:t xml:space="preserve">Abb. </w:t>
      </w:r>
      <w:fldSimple w:instr=" SEQ Abb. \* ARABIC ">
        <w:r w:rsidR="00931235">
          <w:rPr>
            <w:noProof/>
          </w:rPr>
          <w:t>6</w:t>
        </w:r>
      </w:fldSimple>
      <w:bookmarkEnd w:id="42"/>
      <w:r>
        <w:t xml:space="preserve">: </w:t>
      </w:r>
      <w:proofErr w:type="spellStart"/>
      <w:r>
        <w:t>Nao</w:t>
      </w:r>
      <w:proofErr w:type="spellEnd"/>
      <w:r>
        <w:t xml:space="preserve"> Software</w:t>
      </w:r>
    </w:p>
    <w:p w:rsidR="00E972F9" w:rsidRDefault="00E972F9" w:rsidP="00F2309A"/>
    <w:p w:rsidR="00E972F9" w:rsidRDefault="00E972F9" w:rsidP="00F2309A"/>
    <w:p w:rsidR="006A183A" w:rsidRDefault="00E972F9" w:rsidP="006A183A">
      <w:r>
        <w:t xml:space="preserve">Um den </w:t>
      </w:r>
      <w:proofErr w:type="spellStart"/>
      <w:r>
        <w:t>Nao</w:t>
      </w:r>
      <w:proofErr w:type="spellEnd"/>
      <w:r>
        <w:t xml:space="preserve">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w:t>
      </w:r>
      <w:proofErr w:type="spellStart"/>
      <w:r w:rsidR="006A183A">
        <w:t>Nao</w:t>
      </w:r>
      <w:proofErr w:type="spellEnd"/>
      <w:r w:rsidR="006A183A">
        <w:t xml:space="preserve">, </w:t>
      </w:r>
      <w:r w:rsidR="001D533F">
        <w:t xml:space="preserve">früher </w:t>
      </w:r>
      <w:proofErr w:type="spellStart"/>
      <w:r w:rsidR="001D533F">
        <w:t>NAOsim</w:t>
      </w:r>
      <w:proofErr w:type="spellEnd"/>
      <w:r w:rsidR="001D533F">
        <w:t xml:space="preserve"> genannt</w:t>
      </w:r>
      <w:r w:rsidR="006A183A">
        <w:t xml:space="preserve">. Bevor ein Stück Programmcode auf dem </w:t>
      </w:r>
      <w:proofErr w:type="spellStart"/>
      <w:r w:rsidR="006A183A">
        <w:t>Nao</w:t>
      </w:r>
      <w:proofErr w:type="spellEnd"/>
      <w:r w:rsidR="006A183A">
        <w:t xml:space="preserve"> ausgeführt wird, kann man sich so vergewissern, dass das Programm das tut, von dem man ausgeht und ob dies eventuell zu Problemen auf dem </w:t>
      </w:r>
      <w:proofErr w:type="spellStart"/>
      <w:r w:rsidR="006A183A">
        <w:t>Nao</w:t>
      </w:r>
      <w:proofErr w:type="spellEnd"/>
      <w:r w:rsidR="006A183A">
        <w:t xml:space="preserve"> führen kann. So kann verhindert werden, dass der Roboter versucht Bewegungen auszuführen, für die seine Motoren nicht geeignet sind oder ob der Roboter eventuell schaden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 xml:space="preserve">, </w:t>
      </w:r>
      <w:proofErr w:type="spellStart"/>
      <w:r w:rsidR="00F2309A">
        <w:t>Nao</w:t>
      </w:r>
      <w:proofErr w:type="spellEnd"/>
      <w:r w:rsidR="00F2309A">
        <w:t xml:space="preserve"> Texte sprechen zu lassen und </w:t>
      </w:r>
      <w:r w:rsidR="00F2309A">
        <w:lastRenderedPageBreak/>
        <w:t>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drawing>
          <wp:inline distT="0" distB="0" distL="0" distR="0" wp14:anchorId="620FB4C4" wp14:editId="0F96AE21">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3" w:name="_Ref386053789"/>
      <w:r>
        <w:t xml:space="preserve">Abb. </w:t>
      </w:r>
      <w:fldSimple w:instr=" SEQ Abb. \* ARABIC ">
        <w:r>
          <w:rPr>
            <w:noProof/>
          </w:rPr>
          <w:t>7</w:t>
        </w:r>
      </w:fldSimple>
      <w:bookmarkEnd w:id="43"/>
      <w:r>
        <w:t xml:space="preserve">: </w:t>
      </w:r>
      <w:proofErr w:type="spellStart"/>
      <w:r>
        <w:t>Choreographe</w:t>
      </w:r>
      <w:proofErr w:type="spellEnd"/>
    </w:p>
    <w:p w:rsidR="00F2309A" w:rsidRDefault="001679C4" w:rsidP="00F2309A">
      <w:proofErr w:type="spellStart"/>
      <w:r>
        <w:t>Choreographe</w:t>
      </w:r>
      <w:proofErr w:type="spellEnd"/>
      <w:r>
        <w:t xml:space="preserve"> ist zudem eine der vorhandenen </w:t>
      </w:r>
      <w:commentRangeStart w:id="44"/>
      <w:r>
        <w:t>SDKs</w:t>
      </w:r>
      <w:commentRangeEnd w:id="44"/>
      <w:r>
        <w:rPr>
          <w:rStyle w:val="Kommentarzeichen"/>
        </w:rPr>
        <w:commentReference w:id="44"/>
      </w:r>
      <w:r>
        <w:t xml:space="preserve">. </w:t>
      </w:r>
      <w:proofErr w:type="spellStart"/>
      <w:r>
        <w:t>Nao</w:t>
      </w:r>
      <w:proofErr w:type="spellEnd"/>
      <w:r>
        <w:t xml:space="preserve"> </w:t>
      </w:r>
      <w:r w:rsidR="00E972F9">
        <w:t>kann direkt mit Pytho</w:t>
      </w:r>
      <w:r>
        <w:t>n und C++ angesprochen werden, ü</w:t>
      </w:r>
      <w:r w:rsidR="00E972F9">
        <w:t xml:space="preserve">ber eine Programmierschnittstelle versteht </w:t>
      </w:r>
      <w:proofErr w:type="spellStart"/>
      <w:r w:rsidR="00E972F9">
        <w:t>Nao</w:t>
      </w:r>
      <w:proofErr w:type="spellEnd"/>
      <w:r w:rsidR="00E972F9">
        <w:t xml:space="preserve"> </w:t>
      </w:r>
      <w:r>
        <w:t xml:space="preserve">über andere SDKs </w:t>
      </w:r>
      <w:r w:rsidR="00E972F9">
        <w:t xml:space="preserve">aber auch Java, </w:t>
      </w:r>
      <w:proofErr w:type="spellStart"/>
      <w:r w:rsidR="00E972F9">
        <w:t>Ma</w:t>
      </w:r>
      <w:r>
        <w:t>thLab</w:t>
      </w:r>
      <w:proofErr w:type="spellEnd"/>
      <w:r>
        <w:t xml:space="preserve"> und .NET Sprachen, wie C#, wie man in </w:t>
      </w:r>
      <w:r>
        <w:fldChar w:fldCharType="begin"/>
      </w:r>
      <w:r>
        <w:instrText xml:space="preserve"> REF _Ref386051458 \h </w:instrText>
      </w:r>
      <w:r>
        <w:fldChar w:fldCharType="separate"/>
      </w:r>
      <w:r>
        <w:t xml:space="preserve">Abb. </w:t>
      </w:r>
      <w:r>
        <w:rPr>
          <w:noProof/>
        </w:rPr>
        <w:t>7</w:t>
      </w:r>
      <w:r>
        <w:fldChar w:fldCharType="end"/>
      </w:r>
      <w:r>
        <w:t xml:space="preserve"> zu sehen ist.</w:t>
      </w:r>
    </w:p>
    <w:p w:rsidR="001679C4" w:rsidRDefault="001679C4" w:rsidP="001679C4">
      <w:pPr>
        <w:keepNext/>
        <w:jc w:val="center"/>
      </w:pPr>
      <w:r>
        <w:rPr>
          <w:noProof/>
          <w:lang w:eastAsia="de-DE"/>
        </w:rPr>
        <w:lastRenderedPageBreak/>
        <w:drawing>
          <wp:inline distT="0" distB="0" distL="0" distR="0" wp14:anchorId="55BB2202" wp14:editId="07147B06">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0">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45" w:name="_Ref386051458"/>
      <w:r>
        <w:t xml:space="preserve">Abb. </w:t>
      </w:r>
      <w:fldSimple w:instr=" SEQ Abb. \* ARABIC ">
        <w:r w:rsidR="00931235">
          <w:rPr>
            <w:noProof/>
          </w:rPr>
          <w:t>8</w:t>
        </w:r>
      </w:fldSimple>
      <w:bookmarkEnd w:id="45"/>
      <w:r>
        <w:t xml:space="preserve">: </w:t>
      </w:r>
      <w:proofErr w:type="spellStart"/>
      <w:r>
        <w:t>Nao</w:t>
      </w:r>
      <w:proofErr w:type="spellEnd"/>
      <w:r>
        <w:t xml:space="preserve"> Programmiersprachen</w:t>
      </w:r>
    </w:p>
    <w:p w:rsidR="00DB2A9F" w:rsidRDefault="006A183A" w:rsidP="00DB2A9F">
      <w:r>
        <w:t xml:space="preserve">Dafür bringt </w:t>
      </w:r>
      <w:proofErr w:type="spellStart"/>
      <w:r>
        <w:t>Nao</w:t>
      </w:r>
      <w:proofErr w:type="spellEnd"/>
      <w:r>
        <w:t xml:space="preserve">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xml:space="preserve">. In diesem Beispiel wird der </w:t>
      </w:r>
      <w:proofErr w:type="spellStart"/>
      <w:r w:rsidR="00DB2A9F">
        <w:t>Nao</w:t>
      </w:r>
      <w:proofErr w:type="spellEnd"/>
      <w:r w:rsidR="00DB2A9F">
        <w:t xml:space="preserve">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37C055EB" wp14:editId="68ACEFC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1">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46" w:name="_Ref381894235"/>
      <w:bookmarkStart w:id="47" w:name="_Toc386030063"/>
      <w:r>
        <w:t xml:space="preserve">Abb. </w:t>
      </w:r>
      <w:fldSimple w:instr=" SEQ Abb. \* ARABIC ">
        <w:r w:rsidR="00931235">
          <w:rPr>
            <w:noProof/>
          </w:rPr>
          <w:t>9</w:t>
        </w:r>
      </w:fldSimple>
      <w:bookmarkEnd w:id="46"/>
      <w:r>
        <w:t xml:space="preserve">: </w:t>
      </w:r>
      <w:proofErr w:type="spellStart"/>
      <w:r>
        <w:t>Nao</w:t>
      </w:r>
      <w:proofErr w:type="spellEnd"/>
      <w:r>
        <w:t xml:space="preserve"> Bibliothek nutzen</w:t>
      </w:r>
      <w:bookmarkEnd w:id="47"/>
    </w:p>
    <w:p w:rsidR="00BB56E7" w:rsidRPr="00BB56E7" w:rsidRDefault="00D4666D" w:rsidP="00BB56E7">
      <w:proofErr w:type="spellStart"/>
      <w:r>
        <w:t>TextToSpeechProxy</w:t>
      </w:r>
      <w:proofErr w:type="spellEnd"/>
      <w:r>
        <w:t xml:space="preserve"> ist eines der </w:t>
      </w:r>
      <w:r w:rsidR="00931235">
        <w:t>Klasse</w:t>
      </w:r>
      <w:r>
        <w:t xml:space="preserve">, die in den Bibliotheken integriert sind und ermöglicht es Texte zu definieren, die </w:t>
      </w:r>
      <w:proofErr w:type="spellStart"/>
      <w:r>
        <w:t>Nao</w:t>
      </w:r>
      <w:proofErr w:type="spellEnd"/>
      <w:r>
        <w:t xml:space="preserve">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 </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847E0D" w:rsidRDefault="00847E0D">
      <w:pPr>
        <w:pStyle w:val="berschrift3"/>
      </w:pPr>
      <w:bookmarkStart w:id="48" w:name="_Toc386030094"/>
      <w:r>
        <w:t xml:space="preserve">Andere </w:t>
      </w:r>
      <w:proofErr w:type="spellStart"/>
      <w:r>
        <w:t>humanoide</w:t>
      </w:r>
      <w:proofErr w:type="spellEnd"/>
      <w:r>
        <w:t xml:space="preserve"> Roboter</w:t>
      </w:r>
    </w:p>
    <w:p w:rsidR="00847E0D" w:rsidRPr="00847E0D" w:rsidRDefault="00847E0D" w:rsidP="00847E0D">
      <w:r>
        <w:t xml:space="preserve">Neben dem Roboter </w:t>
      </w:r>
      <w:proofErr w:type="spellStart"/>
      <w:r>
        <w:t>Nao</w:t>
      </w:r>
      <w:proofErr w:type="spellEnd"/>
      <w:r>
        <w:t xml:space="preserve"> gibt es auch andere </w:t>
      </w:r>
      <w:proofErr w:type="spellStart"/>
      <w:r>
        <w:t>humanoide</w:t>
      </w:r>
      <w:proofErr w:type="spellEnd"/>
      <w:r>
        <w:t xml:space="preserv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w:t>
      </w:r>
      <w:r>
        <w:lastRenderedPageBreak/>
        <w:t xml:space="preserve">Ausarbeitung lediglich mit dem Roboter </w:t>
      </w:r>
      <w:proofErr w:type="spellStart"/>
      <w:r>
        <w:t>Nao</w:t>
      </w:r>
      <w:proofErr w:type="spellEnd"/>
      <w:r>
        <w:t xml:space="preserve"> gearbeitet wurde, werden die anderen </w:t>
      </w:r>
      <w:proofErr w:type="spellStart"/>
      <w:r>
        <w:t>humanoiden</w:t>
      </w:r>
      <w:proofErr w:type="spellEnd"/>
      <w:r>
        <w:t xml:space="preserve"> Roboter nicht weiter betrachtet.</w:t>
      </w:r>
    </w:p>
    <w:bookmarkEnd w:id="48"/>
    <w:p w:rsidR="009A0DFE" w:rsidRDefault="00E9309A" w:rsidP="009A0DFE">
      <w:pPr>
        <w:pStyle w:val="berschrift2"/>
      </w:pPr>
      <w:r>
        <w:t>Entwicklungsumgebung</w:t>
      </w:r>
    </w:p>
    <w:p w:rsidR="009A0DFE" w:rsidRDefault="009A0DFE" w:rsidP="009A0DFE">
      <w:r>
        <w:t xml:space="preserve">Microsoft empfiehlt die Nutzung von C++, C# oder Visual Basic für die Kinect, da es für diese Programmiersprachen vorgefertigte Klassen im SDK gibt, auf welche man zurückgreifen kann. Für den Roboter </w:t>
      </w:r>
      <w:proofErr w:type="spellStart"/>
      <w:r>
        <w:t>Nao</w:t>
      </w:r>
      <w:proofErr w:type="spellEnd"/>
      <w:r>
        <w:t xml:space="preserve"> </w:t>
      </w:r>
      <w:r w:rsidR="00887880">
        <w:t xml:space="preserve">kann man wie </w:t>
      </w:r>
      <w:r w:rsidR="00931235">
        <w:t xml:space="preserve">neben C++ </w:t>
      </w:r>
      <w:proofErr w:type="spellStart"/>
      <w:r w:rsidR="00931235">
        <w:t>unnd</w:t>
      </w:r>
      <w:proofErr w:type="spellEnd"/>
      <w:r w:rsidR="00931235">
        <w:t xml:space="preserve"> Python </w:t>
      </w:r>
      <w:r w:rsidR="00887880">
        <w:t>ebenfalls C# nutzen.</w:t>
      </w:r>
    </w:p>
    <w:p w:rsidR="00942CB8" w:rsidRPr="0080399A" w:rsidRDefault="00F2309A" w:rsidP="0080399A">
      <w:r>
        <w:t>Da</w:t>
      </w:r>
      <w:r w:rsidR="009A0DFE">
        <w:t xml:space="preserve"> sowohl die Kinect, als auch der </w:t>
      </w:r>
      <w:proofErr w:type="spellStart"/>
      <w:r w:rsidR="009A0DFE">
        <w:t>Nao</w:t>
      </w:r>
      <w:proofErr w:type="spellEnd"/>
      <w:r w:rsidR="009A0DFE">
        <w:t xml:space="preserve"> mit C# arbeiten (können), ist auch die Anwendung in C# programmiert. So ist es möglich, dem </w:t>
      </w:r>
      <w:proofErr w:type="spellStart"/>
      <w:r w:rsidR="009A0DFE">
        <w:t>Nao</w:t>
      </w:r>
      <w:proofErr w:type="spellEnd"/>
      <w:r w:rsidR="009A0DFE">
        <w:t xml:space="preserve"> Daten zur Ausführung zu senden und hat diese dann im gleichen Format vorliegen, wie sie später von der Kinect aufgezeichnet und an die Anwendung gesendet werden. Es ist also keine </w:t>
      </w:r>
      <w:proofErr w:type="spellStart"/>
      <w:r w:rsidR="009A0DFE">
        <w:t>Konven</w:t>
      </w:r>
      <w:r w:rsidR="0080399A">
        <w:t>tierung</w:t>
      </w:r>
      <w:proofErr w:type="spellEnd"/>
      <w:r w:rsidR="0080399A">
        <w:t xml:space="preserve"> </w:t>
      </w:r>
      <w:r w:rsidR="000765EE">
        <w:t xml:space="preserve">der Daten </w:t>
      </w:r>
      <w:r w:rsidR="0080399A">
        <w:t>im Programm mehr nötig.</w:t>
      </w:r>
    </w:p>
    <w:p w:rsidR="0080399A" w:rsidRPr="00E9309A" w:rsidRDefault="0080399A" w:rsidP="00E9309A">
      <w:pPr>
        <w:pStyle w:val="berschrift2"/>
      </w:pPr>
      <w:bookmarkStart w:id="49" w:name="_Toc386030095"/>
      <w:commentRangeStart w:id="50"/>
      <w:r>
        <w:t>Threads</w:t>
      </w:r>
      <w:commentRangeEnd w:id="50"/>
      <w:r>
        <w:rPr>
          <w:rStyle w:val="Kommentarzeichen"/>
          <w:rFonts w:eastAsia="Times New Roman"/>
          <w:b w:val="0"/>
          <w:bCs w:val="0"/>
          <w:color w:val="auto"/>
        </w:rPr>
        <w:commentReference w:id="50"/>
      </w:r>
      <w:bookmarkEnd w:id="49"/>
      <w:r>
        <w:br w:type="page"/>
      </w:r>
    </w:p>
    <w:p w:rsidR="009A0DFE" w:rsidRDefault="009A0DFE" w:rsidP="009A0DFE">
      <w:pPr>
        <w:pStyle w:val="berschrift1"/>
      </w:pPr>
      <w:bookmarkStart w:id="51" w:name="_Toc386030097"/>
      <w:commentRangeStart w:id="52"/>
      <w:r>
        <w:lastRenderedPageBreak/>
        <w:t>Konzeption/Planung</w:t>
      </w:r>
      <w:commentRangeEnd w:id="52"/>
      <w:r w:rsidR="002F647E">
        <w:rPr>
          <w:rStyle w:val="Kommentarzeichen"/>
          <w:rFonts w:eastAsia="Times New Roman"/>
          <w:b w:val="0"/>
          <w:bCs w:val="0"/>
          <w:color w:val="auto"/>
        </w:rPr>
        <w:commentReference w:id="52"/>
      </w:r>
      <w:bookmarkEnd w:id="51"/>
    </w:p>
    <w:p w:rsidR="00960236" w:rsidRDefault="009A0DFE" w:rsidP="009A0DFE">
      <w:r>
        <w:t xml:space="preserve">Zu Beginn wird die Entwicklungsumgebung eingerichtet, inklusive der SDKs </w:t>
      </w:r>
      <w:r w:rsidR="00960236">
        <w:t>von</w:t>
      </w:r>
      <w:r>
        <w:t xml:space="preserve"> Kinect und </w:t>
      </w:r>
      <w:proofErr w:type="spellStart"/>
      <w:r>
        <w:t>Nao</w:t>
      </w:r>
      <w:proofErr w:type="spellEnd"/>
      <w:r>
        <w:t xml:space="preserve">. Dann werden dem </w:t>
      </w:r>
      <w:proofErr w:type="spellStart"/>
      <w:r>
        <w:t>Nao</w:t>
      </w:r>
      <w:proofErr w:type="spellEnd"/>
      <w:r>
        <w:t xml:space="preserve"> ei</w:t>
      </w:r>
      <w:r w:rsidR="00960236">
        <w:t xml:space="preserve">nige Bewegungen einprogrammiert, </w:t>
      </w:r>
      <w:ins w:id="53" w:author="Dennis" w:date="2014-03-16T14:10:00Z">
        <w:r w:rsidR="00C25F49">
          <w:t xml:space="preserve">wobei es sich </w:t>
        </w:r>
      </w:ins>
      <w:r w:rsidR="00960236">
        <w:t xml:space="preserve">zu Beginn </w:t>
      </w:r>
      <w:del w:id="54" w:author="Dennis" w:date="2014-03-16T14:10:00Z">
        <w:r w:rsidR="00960236" w:rsidDel="00C25F49">
          <w:delText>werden dies</w:delText>
        </w:r>
      </w:del>
      <w:ins w:id="55" w:author="Dennis" w:date="2014-03-16T14:10:00Z">
        <w:r w:rsidR="00C25F49">
          <w:t>um</w:t>
        </w:r>
      </w:ins>
      <w:r w:rsidR="00960236">
        <w:t xml:space="preserve"> einfache Bewegungen </w:t>
      </w:r>
      <w:del w:id="56" w:author="Dennis" w:date="2014-03-16T14:10:00Z">
        <w:r w:rsidR="00960236" w:rsidDel="00C25F49">
          <w:delText>sein</w:delText>
        </w:r>
      </w:del>
      <w:ins w:id="57" w:author="Dennis" w:date="2014-03-16T14:10:00Z">
        <w:r w:rsidR="00C25F49">
          <w:t>handelt</w:t>
        </w:r>
      </w:ins>
      <w:r w:rsidR="00960236">
        <w:t>, damit alle Komponenten auf ihre Funktionstüchtigkeit getestet werden können.</w:t>
      </w:r>
      <w:r>
        <w:t xml:space="preserve"> </w:t>
      </w:r>
      <w:del w:id="58" w:author="Dennis" w:date="2014-03-16T14:11:00Z">
        <w:r w:rsidR="00960236" w:rsidDel="00C25F49">
          <w:delText>Es</w:delText>
        </w:r>
        <w:r w:rsidDel="00C25F49">
          <w:delText xml:space="preserve"> </w:delText>
        </w:r>
      </w:del>
      <w:ins w:id="59" w:author="Dennis" w:date="2014-03-16T14:11:00Z">
        <w:r w:rsidR="00C25F49">
          <w:t xml:space="preserve">Außerdem </w:t>
        </w:r>
      </w:ins>
      <w:r>
        <w:t xml:space="preserve">sollen </w:t>
      </w:r>
      <w:del w:id="60" w:author="Dennis" w:date="2014-03-16T14:11:00Z">
        <w:r w:rsidDel="00C25F49">
          <w:delText xml:space="preserve">auch </w:delText>
        </w:r>
      </w:del>
      <w:r>
        <w:t xml:space="preserve">die entsprechenden Winkel </w:t>
      </w:r>
      <w:ins w:id="61" w:author="Dennis" w:date="2014-03-16T14:11:00Z">
        <w:r w:rsidR="00C25F49">
          <w:t xml:space="preserve">der durchgeführten Bewegung </w:t>
        </w:r>
      </w:ins>
      <w:del w:id="62" w:author="Dennis" w:date="2014-03-16T14:11:00Z">
        <w:r w:rsidDel="00C25F49">
          <w:delText xml:space="preserve">berechnet </w:delText>
        </w:r>
      </w:del>
      <w:ins w:id="63" w:author="Dennis" w:date="2014-03-16T14:11:00Z">
        <w:r w:rsidR="00C25F49">
          <w:t xml:space="preserve">ausgelesen </w:t>
        </w:r>
      </w:ins>
      <w:r>
        <w:t>und an eine Klasse übermittelt werden</w:t>
      </w:r>
      <w:del w:id="64" w:author="Dennis" w:date="2014-03-16T14:12:00Z">
        <w:r w:rsidR="00960236" w:rsidDel="00C25F49">
          <w:delText xml:space="preserve">, </w:delText>
        </w:r>
      </w:del>
      <w:ins w:id="65" w:author="Dennis" w:date="2014-03-16T14:12:00Z">
        <w:r w:rsidR="00C25F49">
          <w:t xml:space="preserve">. </w:t>
        </w:r>
      </w:ins>
      <w:del w:id="66" w:author="Dennis" w:date="2014-03-16T14:12:00Z">
        <w:r w:rsidR="00960236" w:rsidDel="00C25F49">
          <w:delText>die diese mit den Winkeln, die die Kinect sendet, vergleicht</w:delText>
        </w:r>
        <w:r w:rsidDel="00C25F49">
          <w:delText>.</w:delText>
        </w:r>
      </w:del>
      <w:ins w:id="67" w:author="Dennis" w:date="2014-03-16T14:12:00Z">
        <w:r w:rsidR="00C25F49">
          <w:t xml:space="preserve">Diese Klasse ist dann auch dafür zuständig, dass die Winkel der </w:t>
        </w:r>
        <w:proofErr w:type="spellStart"/>
        <w:r w:rsidR="00C25F49">
          <w:t>Nao</w:t>
        </w:r>
        <w:proofErr w:type="spellEnd"/>
        <w:r w:rsidR="00C25F49">
          <w:t>-Bewegung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68" w:author="Dennis" w:date="2014-03-16T14:19:00Z">
        <w:r w:rsidDel="005C2AEB">
          <w:delText xml:space="preserve">Dabei </w:delText>
        </w:r>
        <w:r w:rsidR="00960236" w:rsidDel="005C2AEB">
          <w:delText>sollen</w:delText>
        </w:r>
      </w:del>
      <w:ins w:id="69" w:author="Dennis" w:date="2014-03-16T14:19:00Z">
        <w:r w:rsidR="005C2AEB">
          <w:t>Zunächst werden lediglich</w:t>
        </w:r>
      </w:ins>
      <w:r w:rsidR="00960236">
        <w:t xml:space="preserve"> di</w:t>
      </w:r>
      <w:r>
        <w:t xml:space="preserve">e Winkel </w:t>
      </w:r>
      <w:del w:id="70" w:author="Dennis" w:date="2014-03-16T14:19:00Z">
        <w:r w:rsidR="00960236" w:rsidDel="005C2AEB">
          <w:delText xml:space="preserve">erstmal nur </w:delText>
        </w:r>
        <w:r w:rsidDel="005C2AEB">
          <w:delText>zu Beginn</w:delText>
        </w:r>
      </w:del>
      <w:ins w:id="71" w:author="Dennis" w:date="2014-03-16T14:19:00Z">
        <w:r w:rsidR="005C2AEB">
          <w:t>des Starts</w:t>
        </w:r>
      </w:ins>
      <w:r>
        <w:t xml:space="preserve"> und Ende</w:t>
      </w:r>
      <w:ins w:id="72" w:author="Dennis" w:date="2014-03-16T14:20:00Z">
        <w:r w:rsidR="005C2AEB">
          <w:t>s</w:t>
        </w:r>
      </w:ins>
      <w:r>
        <w:t xml:space="preserve"> der </w:t>
      </w:r>
      <w:ins w:id="73" w:author="Dennis" w:date="2014-03-16T14:20:00Z">
        <w:r w:rsidR="005C2AEB">
          <w:t>Benutzer-</w:t>
        </w:r>
      </w:ins>
      <w:r>
        <w:t xml:space="preserve">Bewegung gemessen und </w:t>
      </w:r>
      <w:ins w:id="74" w:author="Dennis" w:date="2014-03-16T14:20:00Z">
        <w:r w:rsidR="005C2AEB">
          <w:t xml:space="preserve">mit den gespeicherten Werten des </w:t>
        </w:r>
        <w:proofErr w:type="spellStart"/>
        <w:r w:rsidR="005C2AEB">
          <w:t>Naos</w:t>
        </w:r>
        <w:proofErr w:type="spellEnd"/>
        <w:r w:rsidR="005C2AEB">
          <w:t xml:space="preserve"> </w:t>
        </w:r>
      </w:ins>
      <w:r>
        <w:t>verglichen</w:t>
      </w:r>
      <w:del w:id="75" w:author="Dennis" w:date="2014-03-16T14:21:00Z">
        <w:r w:rsidR="00960236" w:rsidDel="005C2AEB">
          <w:delText xml:space="preserve"> werden</w:delText>
        </w:r>
      </w:del>
      <w:r w:rsidR="00960236">
        <w:t xml:space="preserve">. Sofern dieser Mechanismus funktioniert sollen die </w:t>
      </w:r>
      <w:ins w:id="76" w:author="Dennis" w:date="2014-03-16T14:22:00Z">
        <w:r w:rsidR="005C2AEB">
          <w:t xml:space="preserve">Winkel der </w:t>
        </w:r>
      </w:ins>
      <w:r w:rsidR="00960236">
        <w:t xml:space="preserve">Bewegungen </w:t>
      </w:r>
      <w:del w:id="77" w:author="Dennis" w:date="2014-03-16T14:19:00Z">
        <w:r w:rsidR="00960236" w:rsidDel="005C2AEB">
          <w:delText xml:space="preserve">komplizierter und umfangreicher werden und auch </w:delText>
        </w:r>
      </w:del>
      <w:del w:id="78" w:author="Dennis" w:date="2014-03-16T14:22:00Z">
        <w:r w:rsidR="00960236" w:rsidDel="005C2AEB">
          <w:delText>mit verschiedenen</w:delText>
        </w:r>
      </w:del>
      <w:ins w:id="79"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80" w:author="Dennis" w:date="2014-03-16T15:31:00Z">
        <w:r w:rsidDel="004412C5">
          <w:delText xml:space="preserve">als wie gut </w:delText>
        </w:r>
      </w:del>
      <w:ins w:id="81"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82" w:name="_Toc386030098"/>
      <w:r>
        <w:lastRenderedPageBreak/>
        <w:t>Umsetzung</w:t>
      </w:r>
      <w:bookmarkEnd w:id="82"/>
    </w:p>
    <w:p w:rsidR="00DB0376" w:rsidRPr="00DB0376" w:rsidRDefault="00DB0376" w:rsidP="00DB0376">
      <w:r>
        <w:t xml:space="preserve">In diesem Kapitel wird auf die komplette Entwicklung eingegangen. Im ersten Unterkapitel wird die Struktur des kompletten Programms erläutern. Da die Struktur sich größtenteils in zwei Teilgebiete einordnen lässt, wird in den beiden darauffolgenden Unterpunkten die </w:t>
      </w:r>
      <w:proofErr w:type="spellStart"/>
      <w:r>
        <w:t>Nao</w:t>
      </w:r>
      <w:proofErr w:type="spellEnd"/>
      <w:r>
        <w:t>- und Kinect-Programmierung erläutert. Danach werden die Themen GUI und Test beschrieben.</w:t>
      </w:r>
    </w:p>
    <w:p w:rsidR="00FB03C2" w:rsidRDefault="00FB03C2" w:rsidP="00FB03C2">
      <w:pPr>
        <w:pStyle w:val="berschrift2"/>
      </w:pPr>
      <w:bookmarkStart w:id="83" w:name="_Toc386030099"/>
      <w:r>
        <w:t>Programm</w:t>
      </w:r>
      <w:r w:rsidR="00DB0376">
        <w:t>struktur</w:t>
      </w:r>
      <w:r w:rsidR="00ED3440">
        <w:t xml:space="preserve"> / Architektur</w:t>
      </w:r>
      <w:r w:rsidR="00F7001A">
        <w:t xml:space="preserve"> - Dennis</w:t>
      </w:r>
      <w:bookmarkEnd w:id="83"/>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84"/>
      <w:r w:rsidR="00EA47A3">
        <w:t xml:space="preserve"> Variablen und Methoden</w:t>
      </w:r>
      <w:commentRangeEnd w:id="84"/>
      <w:r w:rsidR="00EA47A3">
        <w:rPr>
          <w:rStyle w:val="Kommentarzeichen"/>
        </w:rPr>
        <w:commentReference w:id="84"/>
      </w:r>
      <w:r w:rsidR="00EA47A3">
        <w:t xml:space="preserve"> sichtbar sind.</w:t>
      </w:r>
    </w:p>
    <w:p w:rsidR="00EA47A3" w:rsidRDefault="00EA47A3" w:rsidP="00823854"/>
    <w:p w:rsidR="00D5359F" w:rsidRDefault="00EA47A3" w:rsidP="00D5359F">
      <w:pPr>
        <w:keepNext/>
      </w:pPr>
      <w:r>
        <w:rPr>
          <w:noProof/>
          <w:lang w:eastAsia="de-DE"/>
        </w:rPr>
        <w:drawing>
          <wp:inline distT="0" distB="0" distL="0" distR="0" wp14:anchorId="4D78D76D" wp14:editId="2FED5AC6">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D5359F">
      <w:pPr>
        <w:pStyle w:val="Beschriftung"/>
        <w:jc w:val="center"/>
      </w:pPr>
      <w:bookmarkStart w:id="85" w:name="_Ref386027265"/>
      <w:bookmarkStart w:id="86" w:name="_Toc386030064"/>
      <w:r>
        <w:t xml:space="preserve">Abb. </w:t>
      </w:r>
      <w:fldSimple w:instr=" SEQ Abb. \* ARABIC ">
        <w:r w:rsidR="00931235">
          <w:rPr>
            <w:noProof/>
          </w:rPr>
          <w:t>10</w:t>
        </w:r>
      </w:fldSimple>
      <w:bookmarkEnd w:id="85"/>
      <w:r>
        <w:t xml:space="preserve">: Code </w:t>
      </w:r>
      <w:proofErr w:type="spellStart"/>
      <w:r>
        <w:t>Map</w:t>
      </w:r>
      <w:bookmarkEnd w:id="86"/>
      <w:proofErr w:type="spellEnd"/>
    </w:p>
    <w:p w:rsidR="00EA47A3" w:rsidRDefault="00EA47A3" w:rsidP="00823854"/>
    <w:p w:rsidR="00A454F1" w:rsidRPr="00A454F1" w:rsidRDefault="00A454F1" w:rsidP="00823854">
      <w:pPr>
        <w:rPr>
          <w:b/>
        </w:rPr>
      </w:pPr>
      <w:proofErr w:type="spellStart"/>
      <w:r w:rsidRPr="004C42B6">
        <w:rPr>
          <w:b/>
          <w:i/>
        </w:rPr>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w:t>
      </w:r>
      <w:proofErr w:type="spellStart"/>
      <w:r>
        <w:t>Nao</w:t>
      </w:r>
      <w:proofErr w:type="spellEnd"/>
      <w:r>
        <w:t xml:space="preserve">-Teil.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w:t>
      </w:r>
      <w:r w:rsidR="008D3C53">
        <w:lastRenderedPageBreak/>
        <w:t xml:space="preserve">und der Port vom </w:t>
      </w:r>
      <w:proofErr w:type="spellStart"/>
      <w:r w:rsidR="008D3C53">
        <w:t>Nao</w:t>
      </w:r>
      <w:proofErr w:type="spellEnd"/>
      <w:r w:rsidR="008D3C53">
        <w:t xml:space="preserve">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w:t>
      </w:r>
      <w:proofErr w:type="spellStart"/>
      <w:r w:rsidRPr="00543B69">
        <w:rPr>
          <w:b/>
        </w:rPr>
        <w:t>Nao</w:t>
      </w:r>
      <w:proofErr w:type="spellEnd"/>
      <w:r w:rsidRPr="00543B69">
        <w:rPr>
          <w:b/>
        </w:rPr>
        <w:t>-Bereich)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w:t>
      </w:r>
      <w:proofErr w:type="spellStart"/>
      <w:r w:rsidR="00454C94">
        <w:t>Nao</w:t>
      </w:r>
      <w:proofErr w:type="spellEnd"/>
      <w:r w:rsidR="00454C94">
        <w:t xml:space="preserve"> eine Bewegung vorführen soll. Je nach dem ob </w:t>
      </w:r>
      <w:proofErr w:type="spellStart"/>
      <w:r w:rsidR="00454C94">
        <w:t>Nao</w:t>
      </w:r>
      <w:proofErr w:type="spellEnd"/>
      <w:r w:rsidR="00454C94">
        <w:t xml:space="preserve">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w:t>
      </w:r>
      <w:proofErr w:type="spellStart"/>
      <w:r w:rsidRPr="00543B69">
        <w:rPr>
          <w:b/>
        </w:rPr>
        <w:t>Nao</w:t>
      </w:r>
      <w:proofErr w:type="spellEnd"/>
      <w:r w:rsidRPr="00543B69">
        <w:rPr>
          <w:b/>
        </w:rPr>
        <w:t>-Bereich)</w:t>
      </w:r>
      <w:r>
        <w:rPr>
          <w:b/>
        </w:rPr>
        <w:t>:</w:t>
      </w:r>
    </w:p>
    <w:p w:rsidR="00454C94" w:rsidRDefault="00454C94" w:rsidP="004C42B6">
      <w:r>
        <w:t xml:space="preserve">Diese Klasse hat nur die eine Methode </w:t>
      </w:r>
      <w:r w:rsidRPr="00454C94">
        <w:rPr>
          <w:i/>
        </w:rPr>
        <w:t>Startposition</w:t>
      </w:r>
      <w:r>
        <w:t xml:space="preserve">. In dieser Methode bewegt sich </w:t>
      </w:r>
      <w:proofErr w:type="spellStart"/>
      <w:r>
        <w:t>Nao</w:t>
      </w:r>
      <w:proofErr w:type="spellEnd"/>
      <w:r>
        <w:t xml:space="preserve"> in die Startposition </w:t>
      </w:r>
      <w:proofErr w:type="spellStart"/>
      <w:r>
        <w:t>StandInit</w:t>
      </w:r>
      <w:proofErr w:type="spellEnd"/>
      <w:r>
        <w:t xml:space="preserve">. Außerdem sagt </w:t>
      </w:r>
      <w:proofErr w:type="spellStart"/>
      <w:r>
        <w:t>Nao</w:t>
      </w:r>
      <w:proofErr w:type="spellEnd"/>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w:t>
      </w:r>
      <w:proofErr w:type="spellStart"/>
      <w:r w:rsidRPr="00454C94">
        <w:rPr>
          <w:b/>
        </w:rPr>
        <w:t>Nao</w:t>
      </w:r>
      <w:proofErr w:type="spellEnd"/>
      <w:r w:rsidRPr="00454C94">
        <w:rPr>
          <w:b/>
        </w:rPr>
        <w:t>-Bereich):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w:t>
      </w:r>
      <w:proofErr w:type="spellStart"/>
      <w:r>
        <w:t>Nao</w:t>
      </w:r>
      <w:proofErr w:type="spellEnd"/>
      <w:r>
        <w:t xml:space="preserve"> wieder in seine Standardposition </w:t>
      </w:r>
      <w:proofErr w:type="spellStart"/>
      <w:r>
        <w:t>StandInit</w:t>
      </w:r>
      <w:proofErr w:type="spellEnd"/>
      <w:r>
        <w:t xml:space="preserve">,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w:t>
      </w:r>
      <w:proofErr w:type="spellStart"/>
      <w:r>
        <w:t>Nao</w:t>
      </w:r>
      <w:proofErr w:type="spellEnd"/>
      <w:r>
        <w:t xml:space="preserve"> nachmachen soll in einer </w:t>
      </w:r>
      <w:proofErr w:type="spellStart"/>
      <w:r>
        <w:t>while</w:t>
      </w:r>
      <w:proofErr w:type="spellEnd"/>
      <w:r>
        <w:t xml:space="preserve">-Schleife zum Einsatz. Die </w:t>
      </w:r>
      <w:proofErr w:type="spellStart"/>
      <w:r>
        <w:t>while</w:t>
      </w:r>
      <w:proofErr w:type="spellEnd"/>
      <w:r>
        <w:t xml:space="preserv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B64D1A" w:rsidRDefault="00B64D1A" w:rsidP="00823854">
      <w:r>
        <w:t xml:space="preserve">In allen Methoden erfolgt zunächst eine Anpassung der übergebenen Kinect-Winkel, sodass die Winkel von dem Spieler und des </w:t>
      </w:r>
      <w:proofErr w:type="spellStart"/>
      <w:r>
        <w:t>Naos</w:t>
      </w:r>
      <w:proofErr w:type="spellEnd"/>
      <w:r>
        <w:t xml:space="preserve"> übereinstimmen. Letztendlich erfolgt der Abgleich, ob die beiden Winkel nahezu identisch sind.</w:t>
      </w:r>
    </w:p>
    <w:p w:rsidR="001F7881" w:rsidRPr="00CC7C22" w:rsidRDefault="001F7881" w:rsidP="00823854"/>
    <w:p w:rsidR="00F7001A" w:rsidRDefault="00EF180B" w:rsidP="00F7001A">
      <w:pPr>
        <w:pStyle w:val="berschrift3"/>
      </w:pPr>
      <w:bookmarkStart w:id="87" w:name="_Toc386030100"/>
      <w:r>
        <w:t>Programmablaufplan einer Bewegungsnachahmung</w:t>
      </w:r>
      <w:bookmarkEnd w:id="87"/>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Neben jeder Aktion ist in roter Farbe der Klassenname notiert, sodass die Zuordnung zwischen der Aktion und einer konkreten Klasse nochmals verdeutlicht wird.</w:t>
      </w:r>
    </w:p>
    <w:p w:rsidR="00E83FD1" w:rsidRDefault="00A13508" w:rsidP="00543B69">
      <w:r>
        <w:lastRenderedPageBreak/>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In hellblauer Farbe sind die Namen angegeben. Sodass es ersichtlich ist, was in einem Thread passiert sind auch alle Aktionen eines Threads in hellblau umrandet.</w:t>
      </w:r>
    </w:p>
    <w:p w:rsidR="00E83FD1" w:rsidRDefault="00E83FD1" w:rsidP="00543B69"/>
    <w:p w:rsidR="00D5359F" w:rsidRDefault="002C0FED" w:rsidP="00D5359F">
      <w:pPr>
        <w:keepNext/>
      </w:pPr>
      <w:r>
        <w:rPr>
          <w:noProof/>
          <w:lang w:eastAsia="de-DE"/>
        </w:rPr>
        <w:drawing>
          <wp:inline distT="0" distB="0" distL="0" distR="0" wp14:anchorId="3FC0202B" wp14:editId="489EDAFA">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3">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D5359F">
      <w:pPr>
        <w:pStyle w:val="Beschriftung"/>
        <w:jc w:val="center"/>
      </w:pPr>
      <w:bookmarkStart w:id="88" w:name="_Ref386037800"/>
      <w:bookmarkStart w:id="89" w:name="_Toc386030065"/>
      <w:r>
        <w:t xml:space="preserve">Abb. </w:t>
      </w:r>
      <w:fldSimple w:instr=" SEQ Abb. \* ARABIC ">
        <w:r w:rsidR="00931235">
          <w:rPr>
            <w:noProof/>
          </w:rPr>
          <w:t>11</w:t>
        </w:r>
      </w:fldSimple>
      <w:bookmarkEnd w:id="88"/>
      <w:r w:rsidR="00D35612">
        <w:t>: Pro</w:t>
      </w:r>
      <w:r>
        <w:t>g</w:t>
      </w:r>
      <w:r w:rsidR="00D35612">
        <w:t>rammablaufplan – erster Teil</w:t>
      </w:r>
      <w:bookmarkEnd w:id="89"/>
    </w:p>
    <w:p w:rsidR="006B19D6" w:rsidRDefault="006B19D6" w:rsidP="00543B69"/>
    <w:p w:rsidR="00040CC7" w:rsidRDefault="007B3FA6" w:rsidP="00543B69">
      <w:r>
        <w:t xml:space="preserve">Wenn ein Spieler eine Bewegung von </w:t>
      </w:r>
      <w:proofErr w:type="spellStart"/>
      <w:r>
        <w:t>Nao</w:t>
      </w:r>
      <w:proofErr w:type="spellEnd"/>
      <w:r>
        <w:t xml:space="preserve"> nachmachen möchte, muss auf der GUI entweder auf den Button „neue Bewegung“ oder „Bewegung </w:t>
      </w:r>
      <w:proofErr w:type="spellStart"/>
      <w:r>
        <w:t>wdh</w:t>
      </w:r>
      <w:proofErr w:type="spellEnd"/>
      <w:r>
        <w:t>.“ geklickt werden. Dieser Klick ist auch gleichzeitig der Start des internen Ablaufs.</w:t>
      </w:r>
      <w:r w:rsidR="006A0B57">
        <w:t xml:space="preserve"> Auf der grafischen Oberfläche des Spiels erscheint nun der Text „</w:t>
      </w:r>
      <w:proofErr w:type="spellStart"/>
      <w:r w:rsidR="006A0B57">
        <w:t>Nao</w:t>
      </w:r>
      <w:proofErr w:type="spellEnd"/>
      <w:r w:rsidR="006A0B57">
        <w:t xml:space="preserve"> macht eine Bewegung“ und alle Butt</w:t>
      </w:r>
      <w:r w:rsidR="00040CC7">
        <w:t>ons sind nicht mehr anklickbar.</w:t>
      </w:r>
    </w:p>
    <w:p w:rsidR="00040CC7" w:rsidRDefault="00A62C61" w:rsidP="00543B69">
      <w:commentRangeStart w:id="90"/>
      <w:r>
        <w:lastRenderedPageBreak/>
        <w:t>Danach werden zwei Threads (</w:t>
      </w:r>
      <w:proofErr w:type="spellStart"/>
      <w:r>
        <w:t>Thread_Bewegung_Nao</w:t>
      </w:r>
      <w:proofErr w:type="spellEnd"/>
      <w:r>
        <w:t xml:space="preserve"> und </w:t>
      </w:r>
      <w:proofErr w:type="spellStart"/>
      <w:r>
        <w:t>Thread_Bewegung_GUI</w:t>
      </w:r>
      <w:proofErr w:type="spellEnd"/>
      <w:r>
        <w:t xml:space="preserve">) </w:t>
      </w:r>
      <w:r w:rsidR="00040CC7">
        <w:t>gestartet.</w:t>
      </w:r>
      <w:commentRangeEnd w:id="90"/>
      <w:r w:rsidR="00616EFF">
        <w:rPr>
          <w:rStyle w:val="Kommentarzeichen"/>
        </w:rPr>
        <w:commentReference w:id="90"/>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w:t>
      </w:r>
      <w:proofErr w:type="spellStart"/>
      <w:r w:rsidR="00040CC7">
        <w:t>Nao</w:t>
      </w:r>
      <w:proofErr w:type="spellEnd"/>
      <w:r w:rsidR="00040CC7">
        <w:t xml:space="preserve">-Bewegung ausgeführt. Währenddessen die Bewegung ausgeführt wird, werden verschiedene Winkel in Listen gespeichert. Wenn die Bewegung vom </w:t>
      </w:r>
      <w:proofErr w:type="spellStart"/>
      <w:r w:rsidR="00040CC7">
        <w:t>Nao</w:t>
      </w:r>
      <w:proofErr w:type="spellEnd"/>
      <w:r w:rsidR="00040CC7">
        <w:t xml:space="preserve"> fertig ist, beendet sich automatisch dieser Thread.</w:t>
      </w:r>
    </w:p>
    <w:p w:rsidR="00040CC7" w:rsidRDefault="00040CC7" w:rsidP="00543B69">
      <w:proofErr w:type="spellStart"/>
      <w:r>
        <w:t>Thread_Bewegung_GUI</w:t>
      </w:r>
      <w:proofErr w:type="spellEnd"/>
      <w:r>
        <w:t xml:space="preserve"> ist zwar schon gestartet, wartet aber in einer </w:t>
      </w:r>
      <w:proofErr w:type="spellStart"/>
      <w:r>
        <w:t>while</w:t>
      </w:r>
      <w:proofErr w:type="spellEnd"/>
      <w:r>
        <w:t>-Schleife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075419">
        <w:t xml:space="preserve"> bis ein Spieler erkannt wird. Ist nun ein Spieler erkannt</w:t>
      </w:r>
      <w:r w:rsidR="00A64A36">
        <w:t xml:space="preserve">, </w:t>
      </w:r>
      <w:r w:rsidR="00075419">
        <w:t>erfolgt der weitere Ablauf, der im zweiten Teil nun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11437BFE" wp14:editId="64F88A93">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4">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FA31E4" w:rsidRDefault="00D5359F" w:rsidP="00D5359F">
      <w:pPr>
        <w:pStyle w:val="Beschriftung"/>
        <w:jc w:val="center"/>
      </w:pPr>
      <w:bookmarkStart w:id="91" w:name="_Ref386037747"/>
      <w:bookmarkStart w:id="92" w:name="_Toc386030066"/>
      <w:r>
        <w:t xml:space="preserve">Abb. </w:t>
      </w:r>
      <w:fldSimple w:instr=" SEQ Abb. \* ARABIC ">
        <w:r w:rsidR="00931235">
          <w:rPr>
            <w:noProof/>
          </w:rPr>
          <w:t>12</w:t>
        </w:r>
      </w:fldSimple>
      <w:bookmarkEnd w:id="91"/>
      <w:r>
        <w:t>: Programmablaufplan – zweiter Teil</w:t>
      </w:r>
      <w:bookmarkEnd w:id="92"/>
    </w:p>
    <w:p w:rsidR="00616EFF" w:rsidRDefault="00616EFF" w:rsidP="00543B69"/>
    <w:p w:rsidR="00616EFF" w:rsidRDefault="00EF4624" w:rsidP="00543B69">
      <w:r>
        <w:t xml:space="preserve">Bis zum Anfang dieser Abbildung wurde die Bewegung vom </w:t>
      </w:r>
      <w:proofErr w:type="spellStart"/>
      <w:r>
        <w:t>Nao</w:t>
      </w:r>
      <w:proofErr w:type="spellEnd"/>
      <w:r>
        <w:t xml:space="preserve"> ausgeführt, die Winkel dieser Bewegung gespeichert und </w:t>
      </w:r>
      <w:r w:rsidR="00656122">
        <w:t>es wurde ein Spieler von der Kinect erkannt.</w:t>
      </w:r>
    </w:p>
    <w:p w:rsidR="00AB37CB" w:rsidRDefault="00656122" w:rsidP="00543B69">
      <w:r>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w:t>
      </w:r>
      <w:proofErr w:type="spellStart"/>
      <w:r>
        <w:t>Nao</w:t>
      </w:r>
      <w:proofErr w:type="spellEnd"/>
      <w:r>
        <w:t xml:space="preserve"> </w:t>
      </w:r>
      <w:r w:rsidR="0013045D">
        <w:t xml:space="preserve">wieder </w:t>
      </w:r>
      <w:r>
        <w:t xml:space="preserve">in seine Ausgangsposition </w:t>
      </w:r>
      <w:proofErr w:type="spellStart"/>
      <w:r>
        <w:t>StandInit</w:t>
      </w:r>
      <w:proofErr w:type="spellEnd"/>
      <w:r w:rsidR="0013045D">
        <w:t xml:space="preserve"> geht</w:t>
      </w:r>
      <w:r>
        <w:t xml:space="preserve">. </w:t>
      </w:r>
      <w:r w:rsidR="00B250C4">
        <w:t xml:space="preserve">An dieser Stelle </w:t>
      </w:r>
      <w:proofErr w:type="spellStart"/>
      <w:r w:rsidR="00B250C4">
        <w:t>Nao</w:t>
      </w:r>
      <w:proofErr w:type="spellEnd"/>
      <w:r w:rsidR="00B250C4">
        <w:t xml:space="preserve"> wieder in seine Ausgangsposition zu stellen hat den Vorteil, dass </w:t>
      </w:r>
      <w:r w:rsidR="0013045D">
        <w:t>jede Bewegung mit derselben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AB37CB" w:rsidP="00823854">
      <w:r>
        <w:lastRenderedPageBreak/>
        <w:t xml:space="preserve">Parallel dazu wird in </w:t>
      </w:r>
      <w:proofErr w:type="spellStart"/>
      <w:r>
        <w:t>Thread_Timer</w:t>
      </w:r>
      <w:proofErr w:type="spellEnd"/>
      <w:r>
        <w:t xml:space="preserve"> (mittlere Spalte der Abbildung) ein Timer mit einer Laufzeit von 10 Sekunden gestartet. In diesem Thread wird dann auch immer die grafische Oberfläche aktualisiert, auf der dann die verbleibende Dauer des </w:t>
      </w:r>
      <w:proofErr w:type="spellStart"/>
      <w:r>
        <w:t>Timers</w:t>
      </w:r>
      <w:proofErr w:type="spellEnd"/>
      <w:r>
        <w:t xml:space="preserve"> angezeigt wird.</w:t>
      </w:r>
    </w:p>
    <w:p w:rsidR="00AB37CB" w:rsidRDefault="00AB37CB" w:rsidP="00823854">
      <w:r>
        <w:t>Die dritte Parallelität (</w:t>
      </w:r>
      <w:proofErr w:type="spellStart"/>
      <w:r>
        <w:t>Thread_Kinect</w:t>
      </w:r>
      <w:proofErr w:type="spellEnd"/>
      <w:r>
        <w:t xml:space="preserve">; rechte Spalte der Abbildung) wird solange ausgeführt, bis der Timer fertig ist. In diesem Thread wird in der Klasse </w:t>
      </w:r>
      <w:r w:rsidRPr="00AB37CB">
        <w:rPr>
          <w:i/>
        </w:rPr>
        <w:t>Angle</w:t>
      </w:r>
      <w:r>
        <w:t xml:space="preserve"> die Winkel des Spielers berechnet und die Werte an die Klasse </w:t>
      </w:r>
      <w:r w:rsidRPr="00AB37CB">
        <w:rPr>
          <w:i/>
        </w:rPr>
        <w:t>Vergleich</w:t>
      </w:r>
      <w:r>
        <w:t xml:space="preserve"> übergeben.</w:t>
      </w:r>
      <w:r w:rsidR="00735EC7">
        <w:t xml:space="preserve"> Dort </w:t>
      </w:r>
      <w:r w:rsidR="00B67A4E">
        <w:t xml:space="preserve">werden dann die Winkel vom </w:t>
      </w:r>
      <w:proofErr w:type="spellStart"/>
      <w:r w:rsidR="00B67A4E">
        <w:t>Nao</w:t>
      </w:r>
      <w:proofErr w:type="spellEnd"/>
      <w:r w:rsidR="00B67A4E">
        <w:t xml:space="preserve">, die in Listen vorliegen, mit den aktuellen Spieler-Winkeln verglichen. Der letzte Schritt dieses Threads </w:t>
      </w:r>
      <w:r w:rsidR="009336F6">
        <w:t>ist die Speicherung, ob die Bewegung erfolgreich oder nicht erfolgreich nachgemacht wurde.</w:t>
      </w:r>
    </w:p>
    <w:p w:rsidR="00B67A4E" w:rsidRDefault="009336F6" w:rsidP="00823854">
      <w:r>
        <w:t>Sobald der Timer fertig ist, erfolgt die weitere Abarbeitung des Hauptzweigs (linke Spalte der Abbildung). Es werden die vorherig gespeicherten Werte angeschaut und dementsprechend ein Text „Bewegung erfolgreich nachgemacht“ oder eben „Bewegung nicht erfolgreich nachgemacht“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B67A4E" w:rsidRDefault="00B67A4E" w:rsidP="00823854"/>
    <w:p w:rsidR="00C95E35" w:rsidRDefault="00C95E35" w:rsidP="00C95E35">
      <w:pPr>
        <w:pStyle w:val="berschrift3"/>
      </w:pPr>
      <w:bookmarkStart w:id="93" w:name="_Toc386030101"/>
      <w:r>
        <w:t>Warum Threads?</w:t>
      </w:r>
      <w:bookmarkEnd w:id="93"/>
    </w:p>
    <w:p w:rsidR="00C95E35" w:rsidRDefault="00384420" w:rsidP="00823854">
      <w:r>
        <w:t xml:space="preserve">Im Programmcode werden, wie bei den beiden den Abbildungen </w:t>
      </w:r>
      <w:commentRangeStart w:id="94"/>
      <w:r>
        <w:t xml:space="preserve">XXX und XXX </w:t>
      </w:r>
      <w:commentRangeEnd w:id="94"/>
      <w:r>
        <w:rPr>
          <w:rStyle w:val="Kommentarzeichen"/>
        </w:rPr>
        <w:commentReference w:id="94"/>
      </w:r>
      <w:r>
        <w:t xml:space="preserve">zu sehen, an zwei verschiedenen Stellen Threads verwendet. </w:t>
      </w:r>
    </w:p>
    <w:p w:rsidR="0086270D" w:rsidRDefault="00384420" w:rsidP="00416585">
      <w:pPr>
        <w:rPr>
          <w:rStyle w:val="sentence"/>
        </w:rPr>
      </w:pPr>
      <w:r>
        <w:t xml:space="preserve">Threads werden im Allgemeinen benötigt um </w:t>
      </w:r>
      <w:r>
        <w:rPr>
          <w:rStyle w:val="sentence"/>
        </w:rPr>
        <w:t>mehrere Verarbeitungsschritte gleichzeitig auszuführen, sodass mehr als eine Operation ausgeführt werden kann.</w:t>
      </w:r>
      <w:r w:rsidR="00416585">
        <w:rPr>
          <w:rStyle w:val="sentence"/>
        </w:rPr>
        <w:t xml:space="preserve"> </w:t>
      </w:r>
    </w:p>
    <w:p w:rsidR="0086270D" w:rsidRDefault="0086270D" w:rsidP="00416585">
      <w:pPr>
        <w:rPr>
          <w:rStyle w:val="sentence"/>
        </w:rPr>
      </w:pPr>
    </w:p>
    <w:p w:rsidR="00416585" w:rsidRDefault="00416585" w:rsidP="00416585">
      <w:pPr>
        <w:rPr>
          <w:rStyle w:val="sentence"/>
        </w:rPr>
      </w:pPr>
      <w:r>
        <w:rPr>
          <w:rStyle w:val="sentence"/>
        </w:rPr>
        <w:t xml:space="preserve">Da ein Timer inklusive einer Oberflächenanpassung und die Bewegungserkennung des Spielers inklusive eines Winkelvergleich parallel ablaufen soll, wird ein Thread </w:t>
      </w:r>
      <w:r w:rsidR="0086270D">
        <w:rPr>
          <w:rStyle w:val="sentence"/>
        </w:rPr>
        <w:t>benötigt</w:t>
      </w:r>
      <w:r>
        <w:rPr>
          <w:rStyle w:val="sentence"/>
        </w:rPr>
        <w:t xml:space="preserve">. </w:t>
      </w:r>
    </w:p>
    <w:p w:rsidR="00384420" w:rsidRDefault="0086270D" w:rsidP="00823854">
      <w:r>
        <w:t xml:space="preserve">In </w:t>
      </w:r>
      <w:proofErr w:type="spellStart"/>
      <w:r>
        <w:t>Thread_Timer</w:t>
      </w:r>
      <w:proofErr w:type="spellEnd"/>
      <w:r>
        <w:t xml:space="preserve"> wird ein </w:t>
      </w:r>
      <w:proofErr w:type="spellStart"/>
      <w:r>
        <w:t>Timer</w:t>
      </w:r>
      <w:proofErr w:type="spellEnd"/>
      <w:r>
        <w:t xml:space="preserve">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474520">
        <w:t xml:space="preserve">Abb. </w:t>
      </w:r>
      <w:r w:rsidR="00474520">
        <w:rPr>
          <w:noProof/>
        </w:rPr>
        <w:t>9</w:t>
      </w:r>
      <w:r w:rsidR="00474520">
        <w:fldChar w:fldCharType="end"/>
      </w:r>
      <w:r w:rsidR="00474520">
        <w:t>).</w:t>
      </w:r>
    </w:p>
    <w:p w:rsidR="00456369" w:rsidRDefault="0086270D" w:rsidP="00456369">
      <w:pPr>
        <w:keepNext/>
      </w:pPr>
      <w:r>
        <w:rPr>
          <w:noProof/>
          <w:lang w:eastAsia="de-DE"/>
        </w:rPr>
        <w:lastRenderedPageBreak/>
        <mc:AlternateContent>
          <mc:Choice Requires="wps">
            <w:drawing>
              <wp:inline distT="0" distB="0" distL="0" distR="0" wp14:anchorId="33AFAE51" wp14:editId="75BF33DC">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417B0C" w:rsidRPr="00456369" w:rsidRDefault="00417B0C"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417B0C" w:rsidRPr="00456369" w:rsidRDefault="00417B0C"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417B0C" w:rsidRPr="00456369" w:rsidRDefault="00417B0C"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" fillcolor="white [3201]" strokecolor="#4f81bd [3204]" strokeweight="2pt">
                <v:textbox>
                  <w:txbxContent>
                    <w:p w:rsidR="00417B0C" w:rsidRPr="00456369" w:rsidRDefault="00417B0C"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417B0C" w:rsidRPr="00456369" w:rsidRDefault="00417B0C"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417B0C" w:rsidRPr="00456369" w:rsidRDefault="00417B0C"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417B0C" w:rsidRPr="00456369" w:rsidRDefault="00417B0C"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456369">
      <w:pPr>
        <w:pStyle w:val="Beschriftung"/>
        <w:jc w:val="center"/>
      </w:pPr>
      <w:bookmarkStart w:id="95" w:name="_Ref386037765"/>
      <w:bookmarkStart w:id="96" w:name="_Toc386030067"/>
      <w:r>
        <w:t xml:space="preserve">Code </w:t>
      </w:r>
      <w:fldSimple w:instr=" SEQ Code \* ARABIC ">
        <w:r w:rsidR="00821BC0">
          <w:rPr>
            <w:noProof/>
          </w:rPr>
          <w:t>1</w:t>
        </w:r>
      </w:fldSimple>
      <w:bookmarkEnd w:id="95"/>
      <w:r>
        <w:t>: Thread</w:t>
      </w:r>
      <w:bookmarkEnd w:id="96"/>
    </w:p>
    <w:p w:rsidR="0086270D" w:rsidRDefault="0086270D" w:rsidP="00823854"/>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w:t>
      </w:r>
      <w:commentRangeStart w:id="97"/>
      <w:r>
        <w:t xml:space="preserve">In Zeile 2 wird dem nullten Element des </w:t>
      </w:r>
      <w:r w:rsidR="005E61B6">
        <w:t xml:space="preserve">Arrays </w:t>
      </w:r>
      <w:r w:rsidR="003561D9">
        <w:t>der Thread „</w:t>
      </w:r>
      <w:proofErr w:type="spellStart"/>
      <w:r w:rsidR="003561D9">
        <w:t>Thread_Timer</w:t>
      </w:r>
      <w:proofErr w:type="spellEnd"/>
      <w:r w:rsidR="003561D9">
        <w:t>“ zugewiesen.</w:t>
      </w:r>
      <w:commentRangeEnd w:id="97"/>
      <w:r w:rsidR="003561D9">
        <w:rPr>
          <w:rStyle w:val="Kommentarzeichen"/>
        </w:rPr>
        <w:commentReference w:id="97"/>
      </w:r>
      <w:r w:rsidR="003561D9">
        <w:t xml:space="preserve">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diesem Codebeispiel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9C186D"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3B630A" w:rsidRDefault="003B630A" w:rsidP="00823854"/>
    <w:p w:rsidR="003B630A" w:rsidRDefault="003B630A" w:rsidP="003B630A">
      <w:r>
        <w:t xml:space="preserve">An manchen Stellen ist es wichtig zu wissen, ob ein Thread bereits beendet ist oder noch ausgeführt wird. Hierzu betrachten wir die andere Stelle im Code, bei der die Threads </w:t>
      </w:r>
      <w:proofErr w:type="spellStart"/>
      <w:r>
        <w:t>Thread_Bewegung_Nao</w:t>
      </w:r>
      <w:proofErr w:type="spellEnd"/>
      <w:r>
        <w:t xml:space="preserve"> und </w:t>
      </w:r>
      <w:proofErr w:type="spellStart"/>
      <w:r>
        <w:t>Thread_Bewegung_Gui</w:t>
      </w:r>
      <w:proofErr w:type="spellEnd"/>
      <w:r>
        <w:t xml:space="preserve"> zum Einsatz kommen </w:t>
      </w:r>
      <w:r w:rsidR="00474520">
        <w:t xml:space="preserve">(siehe </w:t>
      </w:r>
      <w:r w:rsidR="00474520">
        <w:fldChar w:fldCharType="begin"/>
      </w:r>
      <w:r w:rsidR="00474520">
        <w:instrText xml:space="preserve"> REF _Ref386037800 \h </w:instrText>
      </w:r>
      <w:r w:rsidR="00474520">
        <w:fldChar w:fldCharType="separate"/>
      </w:r>
      <w:r w:rsidR="00474520">
        <w:t xml:space="preserve">Abb. </w:t>
      </w:r>
      <w:r w:rsidR="00474520">
        <w:rPr>
          <w:noProof/>
        </w:rPr>
        <w:t>8</w:t>
      </w:r>
      <w:r w:rsidR="00474520">
        <w:fldChar w:fldCharType="end"/>
      </w:r>
      <w:r w:rsidR="00474520">
        <w:t xml:space="preserve">). </w:t>
      </w:r>
      <w:r>
        <w:t xml:space="preserve">Beide Threads werden, wie oben beschrieben, </w:t>
      </w:r>
      <w:proofErr w:type="spellStart"/>
      <w:r>
        <w:t>gestarten</w:t>
      </w:r>
      <w:proofErr w:type="spellEnd"/>
      <w:r>
        <w:t xml:space="preserve"> und laufen nun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821BC0" w:rsidRDefault="003B630A" w:rsidP="00821BC0">
      <w:pPr>
        <w:keepNext/>
      </w:pPr>
      <w:r>
        <w:rPr>
          <w:noProof/>
          <w:lang w:eastAsia="de-DE"/>
        </w:rPr>
        <w:lastRenderedPageBreak/>
        <mc:AlternateContent>
          <mc:Choice Requires="wps">
            <w:drawing>
              <wp:inline distT="0" distB="0" distL="0" distR="0" wp14:anchorId="327F85FA" wp14:editId="6143A661">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 id="_x0000_s1027"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" fillcolor="white [3201]" strokecolor="#4f81bd [3204]" strokeweight="2pt">
                <v:textbox>
                  <w:txbxContent>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417B0C" w:rsidRPr="00821BC0" w:rsidRDefault="00417B0C"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3B630A" w:rsidRDefault="00821BC0" w:rsidP="00821BC0">
      <w:pPr>
        <w:pStyle w:val="Beschriftung"/>
        <w:jc w:val="center"/>
      </w:pPr>
      <w:bookmarkStart w:id="98" w:name="_Toc386030068"/>
      <w:r>
        <w:t xml:space="preserve">Code </w:t>
      </w:r>
      <w:fldSimple w:instr=" SEQ Code \* ARABIC ">
        <w:r>
          <w:rPr>
            <w:noProof/>
          </w:rPr>
          <w:t>2</w:t>
        </w:r>
      </w:fldSimple>
      <w:r>
        <w:t>: Thread 2</w:t>
      </w:r>
      <w:bookmarkEnd w:id="98"/>
    </w:p>
    <w:p w:rsidR="003B630A" w:rsidRDefault="003B630A" w:rsidP="00823854"/>
    <w:p w:rsidR="003B630A" w:rsidRDefault="001957EB" w:rsidP="00823854">
      <w:r>
        <w:t xml:space="preserve">In diesem Codestück ist Zeile 4 für das Warten verantwortlich. Der Code wird bis zur vierten Zeile parallel zum Code von </w:t>
      </w:r>
      <w:proofErr w:type="spellStart"/>
      <w:r>
        <w:t>Thread_Bewegung_Nao</w:t>
      </w:r>
      <w:proofErr w:type="spellEnd"/>
      <w:r>
        <w:t xml:space="preserve"> ausgeführt</w:t>
      </w:r>
      <w:r w:rsidR="006C021A">
        <w:t>. Der Befehl „</w:t>
      </w:r>
      <w:proofErr w:type="spellStart"/>
      <w:r w:rsidR="006C021A">
        <w:t>thread</w:t>
      </w:r>
      <w:proofErr w:type="spellEnd"/>
      <w:r w:rsidR="006C021A">
        <w:t>[0].</w:t>
      </w:r>
      <w:proofErr w:type="spellStart"/>
      <w:r w:rsidR="006C021A">
        <w:t>IsAlive</w:t>
      </w:r>
      <w:proofErr w:type="spellEnd"/>
      <w:r w:rsidR="006C021A">
        <w:t xml:space="preserve">“ gibt wahr zurück, wenn der </w:t>
      </w:r>
      <w:proofErr w:type="spellStart"/>
      <w:r w:rsidR="006C021A">
        <w:t>Thread_Bewegung_Nao</w:t>
      </w:r>
      <w:proofErr w:type="spellEnd"/>
      <w:r w:rsidR="006C021A">
        <w:t xml:space="preserve"> aktiv ist. Also wird in der </w:t>
      </w:r>
      <w:proofErr w:type="spellStart"/>
      <w:r>
        <w:t>while</w:t>
      </w:r>
      <w:proofErr w:type="spellEnd"/>
      <w:r>
        <w:t xml:space="preserve">-Schleife solange </w:t>
      </w:r>
      <w:r w:rsidR="006C021A">
        <w:t xml:space="preserve">gewartet bis der Thread </w:t>
      </w:r>
      <w:r>
        <w:t>nicht mehr ausgeführt wird. Erst wenn dies eintrifft wird auch der Code unterhalb Zeile 4 abgearbeitet.</w:t>
      </w:r>
    </w:p>
    <w:p w:rsidR="003B630A" w:rsidRPr="00823854" w:rsidRDefault="003B630A" w:rsidP="00823854"/>
    <w:p w:rsidR="009A0DFE" w:rsidRDefault="009A0DFE" w:rsidP="009A0DFE">
      <w:pPr>
        <w:pStyle w:val="berschrift2"/>
      </w:pPr>
      <w:bookmarkStart w:id="99" w:name="_Toc386030102"/>
      <w:proofErr w:type="spellStart"/>
      <w:r>
        <w:t>Nao</w:t>
      </w:r>
      <w:proofErr w:type="spellEnd"/>
      <w:r w:rsidR="00F7001A">
        <w:t xml:space="preserve"> – Dennis</w:t>
      </w:r>
      <w:bookmarkEnd w:id="99"/>
    </w:p>
    <w:p w:rsidR="00973392" w:rsidRDefault="00973392" w:rsidP="00973392"/>
    <w:p w:rsidR="00973392" w:rsidRDefault="00973392" w:rsidP="00973392"/>
    <w:p w:rsidR="005D7899" w:rsidRDefault="008E7159" w:rsidP="005D7899">
      <w:pPr>
        <w:pStyle w:val="berschrift3"/>
      </w:pPr>
      <w:bookmarkStart w:id="100" w:name="_Toc386030103"/>
      <w:r>
        <w:t>Zufällige</w:t>
      </w:r>
      <w:r w:rsidR="005D7899">
        <w:t xml:space="preserve"> Bewegung ausführen</w:t>
      </w:r>
      <w:bookmarkEnd w:id="100"/>
    </w:p>
    <w:p w:rsidR="008E7159" w:rsidRDefault="008E7159" w:rsidP="008E7159">
      <w:r>
        <w:t xml:space="preserve">Insgesamt gibt es </w:t>
      </w:r>
      <w:commentRangeStart w:id="101"/>
      <w:r>
        <w:t xml:space="preserve">XXX </w:t>
      </w:r>
      <w:commentRangeEnd w:id="101"/>
      <w:r>
        <w:rPr>
          <w:rStyle w:val="Kommentarzeichen"/>
        </w:rPr>
        <w:commentReference w:id="101"/>
      </w:r>
      <w:r>
        <w:t xml:space="preserve">vorgegebene Bewegungen für </w:t>
      </w:r>
      <w:proofErr w:type="spellStart"/>
      <w:r>
        <w:t>Nao</w:t>
      </w:r>
      <w:proofErr w:type="spellEnd"/>
      <w:r>
        <w:t>. Wenn der Benutzer eine neue Bewegung nachmachen möchte, wird folgender Code ausgeführt:</w:t>
      </w:r>
    </w:p>
    <w:p w:rsidR="008E7159" w:rsidRDefault="008E7159" w:rsidP="008E7159">
      <w:r>
        <w:rPr>
          <w:noProof/>
          <w:lang w:eastAsia="de-DE"/>
        </w:rPr>
        <w:lastRenderedPageBreak/>
        <mc:AlternateContent>
          <mc:Choice Requires="wps">
            <w:drawing>
              <wp:inline distT="0" distB="0" distL="0" distR="0" wp14:anchorId="7B52B9EA" wp14:editId="2FB34EAE">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solidFill>
                          <a:srgbClr val="FFFFFF"/>
                        </a:solidFill>
                        <a:ln w="9525">
                          <a:solidFill>
                            <a:srgbClr val="000000"/>
                          </a:solidFill>
                          <a:miter lim="800000"/>
                          <a:headEnd/>
                          <a:tailEnd/>
                        </a:ln>
                      </wps:spPr>
                      <wps:txbx>
                        <w:txbxContent>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E7159" w:rsidRDefault="00417B0C" w:rsidP="008E7159">
                            <w:r>
                              <w:t>21</w:t>
                            </w:r>
                            <w: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">
                <v:textbox>
                  <w:txbxContent>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417B0C" w:rsidRPr="00821BC0" w:rsidRDefault="00417B0C"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417B0C" w:rsidRPr="008E7159" w:rsidRDefault="00417B0C" w:rsidP="008E7159">
                      <w:r>
                        <w:t>21</w:t>
                      </w:r>
                      <w:r>
                        <w:tab/>
                        <w:t>}</w:t>
                      </w:r>
                    </w:p>
                  </w:txbxContent>
                </v:textbox>
                <w10:anchorlock/>
              </v:shape>
            </w:pict>
          </mc:Fallback>
        </mc:AlternateContent>
      </w:r>
    </w:p>
    <w:p w:rsidR="008E7159" w:rsidRDefault="008E7159" w:rsidP="008E7159"/>
    <w:p w:rsidR="008E7159"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6C021A" w:rsidRDefault="006C021A" w:rsidP="008E7159"/>
    <w:p w:rsidR="008E7159" w:rsidRDefault="008E7159" w:rsidP="008E7159">
      <w:pPr>
        <w:pStyle w:val="berschrift3"/>
      </w:pPr>
      <w:bookmarkStart w:id="102" w:name="_Toc386030104"/>
      <w:r>
        <w:t>Bewegung wiederholen</w:t>
      </w:r>
      <w:bookmarkEnd w:id="102"/>
    </w:p>
    <w:p w:rsidR="008E7159" w:rsidRDefault="007B74AB" w:rsidP="008E7159">
      <w:r>
        <w:t xml:space="preserve">Möchte der Spieler, dass </w:t>
      </w:r>
      <w:proofErr w:type="spellStart"/>
      <w:r>
        <w:t>Nao</w:t>
      </w:r>
      <w:proofErr w:type="spellEnd"/>
      <w:r>
        <w:t xml:space="preserve"> nochmals die letzte Bewegung vorführt, muss er den Button „Bewegung </w:t>
      </w:r>
      <w:proofErr w:type="spellStart"/>
      <w:r>
        <w:t>wdh</w:t>
      </w:r>
      <w:proofErr w:type="spellEnd"/>
      <w:r>
        <w:t xml:space="preserve">.“ betätigen. </w:t>
      </w:r>
      <w:r w:rsidR="008605F3">
        <w:t xml:space="preserve">Dieser Fall ist ähnlich zu dem Fall aus </w:t>
      </w:r>
      <w:commentRangeStart w:id="103"/>
      <w:r w:rsidR="008605F3">
        <w:t>Kapitel 4.2.1</w:t>
      </w:r>
      <w:commentRangeEnd w:id="103"/>
      <w:r w:rsidR="00474520">
        <w:rPr>
          <w:rStyle w:val="Kommentarzeichen"/>
        </w:rPr>
        <w:commentReference w:id="103"/>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commentRangeStart w:id="104"/>
      <w:r w:rsidR="008605F3">
        <w:t>Abbildung XXX</w:t>
      </w:r>
      <w:commentRangeEnd w:id="104"/>
      <w:r w:rsidR="008605F3">
        <w:rPr>
          <w:rStyle w:val="Kommentarzeichen"/>
        </w:rPr>
        <w:commentReference w:id="104"/>
      </w:r>
      <w:r w:rsidR="008605F3">
        <w:t xml:space="preserve">). Die Bewegungsnummer ist noch identische und deshalb wird nochmals die identische Bewegung von </w:t>
      </w:r>
      <w:proofErr w:type="spellStart"/>
      <w:r w:rsidR="008605F3">
        <w:t>Nao</w:t>
      </w:r>
      <w:proofErr w:type="spellEnd"/>
      <w:r w:rsidR="008605F3">
        <w:t xml:space="preserve"> ausgeführt.</w:t>
      </w:r>
    </w:p>
    <w:p w:rsidR="007B74AB" w:rsidRPr="008E7159" w:rsidRDefault="007B74AB" w:rsidP="008E7159"/>
    <w:p w:rsidR="005E0F1D" w:rsidRDefault="005E0F1D" w:rsidP="005E0F1D">
      <w:pPr>
        <w:pStyle w:val="berschrift3"/>
      </w:pPr>
      <w:bookmarkStart w:id="105" w:name="_Toc386030105"/>
      <w:r>
        <w:t xml:space="preserve">Speicherung Winkel vom </w:t>
      </w:r>
      <w:proofErr w:type="spellStart"/>
      <w:r>
        <w:t>Nao</w:t>
      </w:r>
      <w:bookmarkEnd w:id="105"/>
      <w:proofErr w:type="spellEnd"/>
    </w:p>
    <w:p w:rsidR="00ED3440" w:rsidRDefault="00ED3440" w:rsidP="00ED3440"/>
    <w:p w:rsidR="00ED3440" w:rsidRPr="00ED3440" w:rsidRDefault="00ED3440" w:rsidP="00ED3440"/>
    <w:p w:rsidR="009A0DFE" w:rsidRDefault="009A0DFE" w:rsidP="009A0DFE">
      <w:pPr>
        <w:pStyle w:val="berschrift2"/>
      </w:pPr>
      <w:bookmarkStart w:id="106" w:name="_Toc386030106"/>
      <w:commentRangeStart w:id="107"/>
      <w:r>
        <w:t>Kinect</w:t>
      </w:r>
      <w:bookmarkEnd w:id="106"/>
      <w:commentRangeEnd w:id="107"/>
      <w:r w:rsidR="00474520">
        <w:rPr>
          <w:rStyle w:val="Kommentarzeichen"/>
          <w:rFonts w:eastAsia="Times New Roman"/>
          <w:b w:val="0"/>
          <w:bCs w:val="0"/>
          <w:color w:val="auto"/>
        </w:rPr>
        <w:commentReference w:id="107"/>
      </w:r>
    </w:p>
    <w:p w:rsidR="00AB327A" w:rsidRDefault="00AB327A" w:rsidP="00AB327A">
      <w:pPr>
        <w:pStyle w:val="berschrift3"/>
      </w:pPr>
      <w:bookmarkStart w:id="108" w:name="_Toc386030107"/>
      <w:r>
        <w:t>Berechnung Winkel Kinect</w:t>
      </w:r>
      <w:bookmarkEnd w:id="108"/>
    </w:p>
    <w:p w:rsidR="00AB327A" w:rsidRPr="00AB327A" w:rsidRDefault="00AB327A" w:rsidP="00AB327A">
      <w:pPr>
        <w:pStyle w:val="berschrift3"/>
      </w:pPr>
      <w:bookmarkStart w:id="109" w:name="_Toc386030108"/>
      <w:r>
        <w:t xml:space="preserve">Vergleich Winkel Kinect &lt;-&gt; </w:t>
      </w:r>
      <w:proofErr w:type="spellStart"/>
      <w:r>
        <w:t>Nao</w:t>
      </w:r>
      <w:bookmarkEnd w:id="109"/>
      <w:proofErr w:type="spellEnd"/>
    </w:p>
    <w:p w:rsidR="001F7881" w:rsidRDefault="001F7881" w:rsidP="001F7881">
      <w:pPr>
        <w:pStyle w:val="berschrift3"/>
      </w:pPr>
      <w:bookmarkStart w:id="110" w:name="_Toc386030109"/>
      <w:r>
        <w:t>Schwierigkeitsgrade</w:t>
      </w:r>
      <w:bookmarkEnd w:id="110"/>
    </w:p>
    <w:p w:rsidR="001F7881" w:rsidRPr="00960236" w:rsidRDefault="001F7881" w:rsidP="001F7881">
      <w:r>
        <w:t xml:space="preserve">Die Schwierigkeitsgrade </w:t>
      </w:r>
      <w:r w:rsidR="00931235">
        <w:t>sind</w:t>
      </w:r>
      <w:r>
        <w:t xml:space="preserve"> mit der Übereinstimmung realisiert. </w:t>
      </w:r>
    </w:p>
    <w:p w:rsidR="00F7001A" w:rsidRDefault="00416585" w:rsidP="00416585">
      <w:pPr>
        <w:pStyle w:val="berschrift3"/>
      </w:pPr>
      <w:bookmarkStart w:id="111" w:name="_Toc386030110"/>
      <w:r>
        <w:t>Timer</w:t>
      </w:r>
      <w:bookmarkEnd w:id="111"/>
    </w:p>
    <w:p w:rsidR="00416585" w:rsidRDefault="00416585" w:rsidP="00F7001A"/>
    <w:p w:rsidR="00F7001A" w:rsidRPr="00F7001A" w:rsidRDefault="00F7001A" w:rsidP="00F7001A"/>
    <w:p w:rsidR="009A0DFE" w:rsidRDefault="00FB03C2" w:rsidP="009A0DFE">
      <w:pPr>
        <w:pStyle w:val="berschrift2"/>
      </w:pPr>
      <w:bookmarkStart w:id="112" w:name="_Toc386030111"/>
      <w:bookmarkStart w:id="113" w:name="_Ref386037541"/>
      <w:bookmarkStart w:id="114" w:name="_Ref386037618"/>
      <w:commentRangeStart w:id="115"/>
      <w:r>
        <w:t>GUI</w:t>
      </w:r>
      <w:bookmarkEnd w:id="112"/>
      <w:bookmarkEnd w:id="113"/>
      <w:commentRangeEnd w:id="115"/>
      <w:r w:rsidR="00E9309A">
        <w:rPr>
          <w:rStyle w:val="Kommentarzeichen"/>
          <w:rFonts w:eastAsia="Times New Roman"/>
          <w:b w:val="0"/>
          <w:bCs w:val="0"/>
          <w:color w:val="auto"/>
        </w:rPr>
        <w:commentReference w:id="115"/>
      </w:r>
      <w:bookmarkEnd w:id="114"/>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lastRenderedPageBreak/>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FB03C2" w:rsidP="00FB03C2">
      <w:pPr>
        <w:pStyle w:val="Listenabsatz"/>
        <w:numPr>
          <w:ilvl w:val="0"/>
          <w:numId w:val="32"/>
        </w:numPr>
      </w:pPr>
      <w:r>
        <w:t xml:space="preserve">„Neuer Spieler“  </w:t>
      </w:r>
    </w:p>
    <w:p w:rsidR="008E5440" w:rsidRDefault="008E5440" w:rsidP="008E5440">
      <w:r>
        <w:t xml:space="preserve">Die Buttons „Bewegung </w:t>
      </w:r>
      <w:proofErr w:type="spellStart"/>
      <w:r>
        <w:t>wdh</w:t>
      </w:r>
      <w:proofErr w:type="spellEnd"/>
      <w:r>
        <w:t xml:space="preserve">“ und „Neuer Spieler“ sind ausgegraut, bis die erste Bewegung abgeschlossen ist. </w:t>
      </w:r>
    </w:p>
    <w:p w:rsidR="00931235" w:rsidRDefault="00931235" w:rsidP="00931235">
      <w:pPr>
        <w:keepNext/>
      </w:pPr>
      <w:r>
        <w:rPr>
          <w:noProof/>
          <w:lang w:eastAsia="de-DE"/>
        </w:rPr>
        <w:drawing>
          <wp:inline distT="0" distB="0" distL="0" distR="0" wp14:anchorId="07C00EB1" wp14:editId="6E004B81">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16" w:name="_Ref386053881"/>
      <w:r>
        <w:t xml:space="preserve">Abb. </w:t>
      </w:r>
      <w:fldSimple w:instr=" SEQ Abb. \* ARABIC ">
        <w:r>
          <w:rPr>
            <w:noProof/>
          </w:rPr>
          <w:t>13</w:t>
        </w:r>
      </w:fldSimple>
      <w:bookmarkEnd w:id="116"/>
      <w:r>
        <w:t>: GUI zum Spiel</w:t>
      </w:r>
    </w:p>
    <w:p w:rsidR="00FB03C2" w:rsidRDefault="00FB03C2" w:rsidP="00FB03C2">
      <w:r>
        <w:t xml:space="preserve">Während eine neue Bewegung vom </w:t>
      </w:r>
      <w:proofErr w:type="spellStart"/>
      <w:r>
        <w:t>Nao</w:t>
      </w:r>
      <w:proofErr w:type="spellEnd"/>
      <w:r>
        <w:t xml:space="preserve">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17"/>
      <w:r>
        <w:t xml:space="preserve">Ausgangsposition </w:t>
      </w:r>
      <w:commentRangeEnd w:id="117"/>
      <w:r>
        <w:rPr>
          <w:rStyle w:val="Kommentarzeichen"/>
        </w:rPr>
        <w:commentReference w:id="117"/>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lastRenderedPageBreak/>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18" w:name="_Toc386030112"/>
      <w:r>
        <w:t>Tes</w:t>
      </w:r>
      <w:bookmarkEnd w:id="118"/>
      <w:r w:rsidR="00474520">
        <w:t>t</w:t>
      </w:r>
    </w:p>
    <w:p w:rsidR="00CB2945" w:rsidRDefault="00CB2945" w:rsidP="00CB2945">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p>
    <w:p w:rsidR="00CB2945" w:rsidRPr="00CB2945" w:rsidRDefault="00CB2945" w:rsidP="00CB2945"/>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19" w:name="_Toc386030113"/>
      <w:r>
        <w:lastRenderedPageBreak/>
        <w:t>Fazit</w:t>
      </w:r>
      <w:bookmarkEnd w:id="119"/>
    </w:p>
    <w:p w:rsidR="009A0DFE" w:rsidRPr="00424036" w:rsidRDefault="009A0DFE" w:rsidP="009A0DFE">
      <w:r>
        <w:t xml:space="preserve">Das folgt am Ende. </w:t>
      </w:r>
    </w:p>
    <w:p w:rsidR="009A0DFE" w:rsidRDefault="009A0DFE" w:rsidP="00424036"/>
    <w:p w:rsidR="00424036" w:rsidRDefault="00424036" w:rsidP="00424036"/>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r>
        <w:tab/>
      </w:r>
    </w:p>
    <w:p w:rsidR="009A0DFE" w:rsidRDefault="009A0DFE" w:rsidP="009A0DFE"/>
    <w:p w:rsidR="00424036" w:rsidRPr="009A0DFE" w:rsidRDefault="00424036" w:rsidP="009A0DFE">
      <w:pPr>
        <w:sectPr w:rsidR="00424036" w:rsidRPr="009A0DFE" w:rsidSect="008E73E5">
          <w:headerReference w:type="default" r:id="rId26"/>
          <w:footerReference w:type="default" r:id="rId27"/>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21" w:name="_Toc333403733"/>
      <w:bookmarkStart w:id="122" w:name="_Toc386030114"/>
      <w:bookmarkStart w:id="123" w:name="_Toc262116062"/>
      <w:bookmarkEnd w:id="33"/>
      <w:bookmarkEnd w:id="34"/>
      <w:r>
        <w:lastRenderedPageBreak/>
        <w:t>Literaturverzeichnis</w:t>
      </w:r>
      <w:bookmarkEnd w:id="121"/>
      <w:bookmarkEnd w:id="122"/>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D5359F"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 </w:t>
                    </w:r>
                  </w:p>
                </w:tc>
                <w:tc>
                  <w:tcPr>
                    <w:tcW w:w="4718" w:type="pct"/>
                    <w:hideMark/>
                  </w:tcPr>
                  <w:p w:rsidR="00D5359F" w:rsidRDefault="00D5359F">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[2] </w:t>
                    </w:r>
                  </w:p>
                </w:tc>
                <w:tc>
                  <w:tcPr>
                    <w:tcW w:w="4718" w:type="pct"/>
                    <w:hideMark/>
                  </w:tcPr>
                  <w:p w:rsidR="00D5359F" w:rsidRDefault="00D5359F">
                    <w:pPr>
                      <w:pStyle w:val="Literaturverzeichnis"/>
                      <w:rPr>
                        <w:rFonts w:eastAsiaTheme="minorEastAsia"/>
                        <w:noProof/>
                      </w:rPr>
                    </w:pPr>
                    <w:r w:rsidRPr="00D5359F">
                      <w:rPr>
                        <w:noProof/>
                        <w:lang w:val="en-US"/>
                      </w:rPr>
                      <w:t xml:space="preserve">Wikipedia, „Kinect,“ 10 01 2014. [Online]. Available: http://de.wikipedia.org/wiki/Kinect. </w:t>
                    </w:r>
                    <w:r>
                      <w:rPr>
                        <w:noProof/>
                      </w:rPr>
                      <w:t>[Zugriff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[3]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„Kinect für Windows,“ [Online]. Available: http://www.microsoft.com/en-us/kinectforwindows/. </w:t>
                    </w:r>
                    <w:r>
                      <w:rPr>
                        <w:noProof/>
                      </w:rPr>
                      <w:t>[Zugriff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[4] </w:t>
                    </w:r>
                  </w:p>
                </w:tc>
                <w:tc>
                  <w:tcPr>
                    <w:tcW w:w="4718" w:type="pct"/>
                    <w:hideMark/>
                  </w:tcPr>
                  <w:p w:rsidR="00D5359F" w:rsidRDefault="00D5359F">
                    <w:pPr>
                      <w:pStyle w:val="Literaturverzeichnis"/>
                      <w:rPr>
                        <w:rFonts w:eastAsiaTheme="minorEastAsia"/>
                        <w:noProof/>
                      </w:rPr>
                    </w:pPr>
                    <w:r w:rsidRPr="00D5359F">
                      <w:rPr>
                        <w:noProof/>
                        <w:lang w:val="en-US"/>
                      </w:rPr>
                      <w:t xml:space="preserve">Golem, „SDK - Software Development Kit,“ [Online]. Available: http://www.golem.de/specials/sdk/. </w:t>
                    </w:r>
                    <w:r>
                      <w:rPr>
                        <w:noProof/>
                      </w:rPr>
                      <w:t>[Zugriff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[5] </w:t>
                    </w:r>
                  </w:p>
                </w:tc>
                <w:tc>
                  <w:tcPr>
                    <w:tcW w:w="4718" w:type="pct"/>
                    <w:hideMark/>
                  </w:tcPr>
                  <w:p w:rsidR="00D5359F" w:rsidRDefault="00D5359F">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[6] </w:t>
                    </w:r>
                  </w:p>
                </w:tc>
                <w:tc>
                  <w:tcPr>
                    <w:tcW w:w="4718" w:type="pct"/>
                    <w:hideMark/>
                  </w:tcPr>
                  <w:p w:rsidR="00D5359F" w:rsidRDefault="00D5359F">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[7] </w:t>
                    </w:r>
                  </w:p>
                </w:tc>
                <w:tc>
                  <w:tcPr>
                    <w:tcW w:w="4718" w:type="pct"/>
                    <w:hideMark/>
                  </w:tcPr>
                  <w:p w:rsidR="00D5359F" w:rsidRDefault="00D5359F">
                    <w:pPr>
                      <w:pStyle w:val="Literaturverzeichnis"/>
                      <w:rPr>
                        <w:rFonts w:eastAsiaTheme="minorEastAsia"/>
                        <w:noProof/>
                      </w:rPr>
                    </w:pPr>
                    <w:r>
                      <w:rPr>
                        <w:noProof/>
                      </w:rPr>
                      <w:t xml:space="preserve">Microsoft, „Problembehebung bei der Bewegungserkennung,“ Microsoft, [Online]. </w:t>
                    </w:r>
                    <w:r w:rsidRPr="00D5359F">
                      <w:rPr>
                        <w:noProof/>
                        <w:lang w:val="en-US"/>
                      </w:rPr>
                      <w:t xml:space="preserve">Available: http://support.xbox.com/de-DE/xbox-360/kinect/body-tracking-troubleshoot. </w:t>
                    </w:r>
                    <w:r>
                      <w:rPr>
                        <w:noProof/>
                      </w:rPr>
                      <w:t>[Zugriff am 01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[8] </w:t>
                    </w:r>
                  </w:p>
                </w:tc>
                <w:tc>
                  <w:tcPr>
                    <w:tcW w:w="4718" w:type="pct"/>
                    <w:hideMark/>
                  </w:tcPr>
                  <w:p w:rsidR="00D5359F" w:rsidRDefault="00D5359F">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[9]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„Tracking Users with Kinect Skeletal Tracking,“ [Online]. </w:t>
                    </w:r>
                    <w:r>
                      <w:rPr>
                        <w:noProof/>
                      </w:rPr>
                      <w:t>Available: http://msdn.microsoft.com/en-us/library/jj131025.aspx. [Zugriff am 10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[10] </w:t>
                    </w:r>
                  </w:p>
                </w:tc>
                <w:tc>
                  <w:tcPr>
                    <w:tcW w:w="4718" w:type="pct"/>
                    <w:hideMark/>
                  </w:tcPr>
                  <w:p w:rsidR="00D5359F" w:rsidRDefault="00D5359F">
                    <w:pPr>
                      <w:pStyle w:val="Literaturverzeichnis"/>
                      <w:rPr>
                        <w:rFonts w:eastAsiaTheme="minorEastAsia"/>
                        <w:noProof/>
                      </w:rPr>
                    </w:pPr>
                    <w:r>
                      <w:rPr>
                        <w:noProof/>
                      </w:rPr>
                      <w:t xml:space="preserve">Steffen, „ Einsatzmöglichkeiten einer 3D-Kamera in der Produktionstechnik am Beispiel der Kinect-Kamera,“ 13 02 2013. </w:t>
                    </w:r>
                    <w:r w:rsidRPr="00D5359F">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lastRenderedPageBreak/>
                      <w:t xml:space="preserve">[11] </w:t>
                    </w:r>
                  </w:p>
                </w:tc>
                <w:tc>
                  <w:tcPr>
                    <w:tcW w:w="4718" w:type="pct"/>
                    <w:hideMark/>
                  </w:tcPr>
                  <w:p w:rsidR="00D5359F" w:rsidRDefault="00D5359F">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[12]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„Downloads Kinect for Windows,“ Microsoft, [Online]. </w:t>
                    </w:r>
                    <w:r>
                      <w:rPr>
                        <w:noProof/>
                      </w:rPr>
                      <w:t>Available: http://www.microsoft.com/en-us/kinectforwindowsdev/Downloads.aspx. [Zugriff am 13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[13] </w:t>
                    </w:r>
                  </w:p>
                </w:tc>
                <w:tc>
                  <w:tcPr>
                    <w:tcW w:w="4718" w:type="pct"/>
                    <w:hideMark/>
                  </w:tcPr>
                  <w:p w:rsidR="00D5359F" w:rsidRDefault="00D5359F">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[14] </w:t>
                    </w:r>
                  </w:p>
                </w:tc>
                <w:tc>
                  <w:tcPr>
                    <w:tcW w:w="4718" w:type="pct"/>
                    <w:hideMark/>
                  </w:tcPr>
                  <w:p w:rsidR="00D5359F" w:rsidRDefault="00D5359F">
                    <w:pPr>
                      <w:pStyle w:val="Literaturverzeichnis"/>
                      <w:rPr>
                        <w:rFonts w:eastAsiaTheme="minorEastAsia"/>
                        <w:noProof/>
                      </w:rPr>
                    </w:pPr>
                    <w:r>
                      <w:rPr>
                        <w:noProof/>
                      </w:rPr>
                      <w:t xml:space="preserve">Die Zeit, „zeit.de,“ 04 12 2013. [Online]. </w:t>
                    </w:r>
                    <w:r w:rsidRPr="00D5359F">
                      <w:rPr>
                        <w:noProof/>
                        <w:lang w:val="en-US"/>
                      </w:rPr>
                      <w:t xml:space="preserve">Available: http://www.zeit.de/wirtschaft/unternehmen/2013-12/google-roboter-android-erfinder-andy-rubin. </w:t>
                    </w:r>
                    <w:r>
                      <w:rPr>
                        <w:noProof/>
                      </w:rPr>
                      <w:t>[Zugriff am 05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[15] </w:t>
                    </w:r>
                  </w:p>
                </w:tc>
                <w:tc>
                  <w:tcPr>
                    <w:tcW w:w="4718" w:type="pct"/>
                    <w:hideMark/>
                  </w:tcPr>
                  <w:p w:rsidR="00D5359F" w:rsidRDefault="00D5359F">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[16] </w:t>
                    </w:r>
                  </w:p>
                </w:tc>
                <w:tc>
                  <w:tcPr>
                    <w:tcW w:w="4718" w:type="pct"/>
                    <w:hideMark/>
                  </w:tcPr>
                  <w:p w:rsidR="00D5359F" w:rsidRDefault="00D5359F">
                    <w:pPr>
                      <w:pStyle w:val="Literaturverzeichnis"/>
                      <w:rPr>
                        <w:rFonts w:eastAsiaTheme="minorEastAsia"/>
                        <w:noProof/>
                      </w:rPr>
                    </w:pPr>
                    <w:r w:rsidRPr="00D5359F">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[17] </w:t>
                    </w:r>
                  </w:p>
                </w:tc>
                <w:tc>
                  <w:tcPr>
                    <w:tcW w:w="4718" w:type="pct"/>
                    <w:hideMark/>
                  </w:tcPr>
                  <w:p w:rsidR="00D5359F" w:rsidRDefault="00D5359F">
                    <w:pPr>
                      <w:pStyle w:val="Literaturverzeichnis"/>
                      <w:rPr>
                        <w:rFonts w:eastAsiaTheme="minorEastAsia"/>
                        <w:noProof/>
                      </w:rPr>
                    </w:pPr>
                    <w:r w:rsidRPr="00D5359F">
                      <w:rPr>
                        <w:noProof/>
                        <w:lang w:val="en-US"/>
                      </w:rPr>
                      <w:t xml:space="preserve">Aldebaran Robotics, „Aldebaran Robotics,“ [Online]. </w:t>
                    </w:r>
                    <w:r>
                      <w:rPr>
                        <w:noProof/>
                      </w:rPr>
                      <w:t>Available: http://www.aldebaran-robotics.com/en/Discover-NAO/Key-Features/hardware-platform.html. [Zugriff am 06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[18]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„ApartmentState-Enumeration,“ Microsoft, [Online]. </w:t>
                    </w:r>
                    <w:r>
                      <w:rPr>
                        <w:noProof/>
                      </w:rPr>
                      <w:t>Available: http://msdn.microsoft.com/de-de/library/system.threading.apartmentstate.aspx. [Zugriff am 09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[19] </w:t>
                    </w:r>
                  </w:p>
                </w:tc>
                <w:tc>
                  <w:tcPr>
                    <w:tcW w:w="4718" w:type="pct"/>
                    <w:hideMark/>
                  </w:tcPr>
                  <w:p w:rsidR="00D5359F" w:rsidRDefault="00D5359F">
                    <w:pPr>
                      <w:pStyle w:val="Literaturverzeichnis"/>
                      <w:rPr>
                        <w:rFonts w:eastAsiaTheme="minorEastAsia"/>
                        <w:noProof/>
                      </w:rPr>
                    </w:pPr>
                    <w:r w:rsidRPr="00D5359F">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D5359F" w:rsidRDefault="00D5359F">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23"/>
    <w:p w:rsidR="00B63CB5" w:rsidRPr="00B63CB5" w:rsidRDefault="00B63CB5" w:rsidP="00B63CB5">
      <w:r w:rsidRPr="00F004CE">
        <w:lastRenderedPageBreak/>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28"/>
      <w:footerReference w:type="default" r:id="rId29"/>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Dennis" w:date="2014-04-23T17:27:00Z" w:initials="D">
    <w:p w:rsidR="00417B0C" w:rsidRDefault="00417B0C">
      <w:pPr>
        <w:pStyle w:val="Kommentartext"/>
      </w:pPr>
      <w:r>
        <w:rPr>
          <w:rStyle w:val="Kommentarzeichen"/>
        </w:rPr>
        <w:annotationRef/>
      </w:r>
      <w:r>
        <w:t>Dennis: an der DH schreiben mit Bilder</w:t>
      </w:r>
    </w:p>
  </w:comment>
  <w:comment w:id="32" w:author="Dennis" w:date="2014-04-23T17:26:00Z" w:initials="D">
    <w:p w:rsidR="00417B0C" w:rsidRDefault="00417B0C">
      <w:pPr>
        <w:pStyle w:val="Kommentartext"/>
      </w:pPr>
      <w:r>
        <w:rPr>
          <w:rStyle w:val="Kommentarzeichen"/>
        </w:rPr>
        <w:annotationRef/>
      </w:r>
      <w:r>
        <w:t>Karo</w:t>
      </w:r>
    </w:p>
  </w:comment>
  <w:comment w:id="36" w:author="Dennis" w:date="2014-04-23T21:55:00Z" w:initials="D">
    <w:p w:rsidR="006A183A" w:rsidRDefault="00417B0C" w:rsidP="00931235">
      <w:pPr>
        <w:pStyle w:val="Kommentartext"/>
      </w:pPr>
      <w:r>
        <w:rPr>
          <w:rStyle w:val="Kommentarzeichen"/>
        </w:rPr>
        <w:annotationRef/>
      </w:r>
      <w:r w:rsidR="00931235">
        <w:t>Dennis bitte noch hinzufügen:</w:t>
      </w:r>
    </w:p>
    <w:p w:rsidR="00417B0C" w:rsidRPr="00931235" w:rsidRDefault="00417B0C" w:rsidP="006A183A">
      <w:pPr>
        <w:pStyle w:val="Kommentartext"/>
        <w:pBdr>
          <w:bottom w:val="single" w:sz="12" w:space="1" w:color="auto"/>
          <w:between w:val="single" w:sz="12" w:space="1" w:color="auto"/>
        </w:pBdr>
        <w:rPr>
          <w:lang w:val="en-US"/>
        </w:rPr>
      </w:pPr>
      <w:r w:rsidRPr="00931235">
        <w:rPr>
          <w:lang w:val="en-US"/>
        </w:rPr>
        <w:t>Blocking vs. Non-Blocking Calls</w:t>
      </w:r>
    </w:p>
  </w:comment>
  <w:comment w:id="44" w:author="Karolin" w:date="2014-04-23T21:17:00Z" w:initials="K">
    <w:p w:rsidR="001679C4" w:rsidRDefault="001679C4">
      <w:pPr>
        <w:pStyle w:val="Kommentartext"/>
      </w:pPr>
      <w:r>
        <w:rPr>
          <w:rStyle w:val="Kommentarzeichen"/>
        </w:rPr>
        <w:annotationRef/>
      </w:r>
      <w:r>
        <w:t>Einführen?</w:t>
      </w:r>
    </w:p>
  </w:comment>
  <w:comment w:id="50" w:author="Karolin Edigkaufer" w:date="2014-03-16T13:46:00Z" w:initials="KE">
    <w:p w:rsidR="00417B0C" w:rsidRDefault="00417B0C">
      <w:pPr>
        <w:pStyle w:val="Kommentartext"/>
      </w:pPr>
      <w:r>
        <w:rPr>
          <w:rStyle w:val="Kommentarzeichen"/>
        </w:rPr>
        <w:annotationRef/>
      </w:r>
      <w:r>
        <w:t>Hier könnten wir einige grundlegende Dinge über Threads und Threadprogrammierung schreiben</w:t>
      </w:r>
    </w:p>
  </w:comment>
  <w:comment w:id="52" w:author="Dennis" w:date="2014-03-16T13:46:00Z" w:initials="D">
    <w:p w:rsidR="00417B0C" w:rsidRDefault="00417B0C">
      <w:pPr>
        <w:pStyle w:val="Kommentartext"/>
      </w:pPr>
      <w:r>
        <w:rPr>
          <w:rStyle w:val="Kommentarzeichen"/>
        </w:rPr>
        <w:annotationRef/>
      </w:r>
      <w:r>
        <w:t>Vergleiche mit 1.4 Vorgehensweise</w:t>
      </w:r>
    </w:p>
  </w:comment>
  <w:comment w:id="84" w:author="Dennis" w:date="2014-04-08T14:09:00Z" w:initials="D">
    <w:p w:rsidR="00417B0C" w:rsidRDefault="00417B0C">
      <w:pPr>
        <w:pStyle w:val="Kommentartext"/>
      </w:pPr>
      <w:r>
        <w:rPr>
          <w:rStyle w:val="Kommentarzeichen"/>
        </w:rPr>
        <w:annotationRef/>
      </w:r>
      <w:r>
        <w:t>Schauen ob das so stimmt?</w:t>
      </w:r>
    </w:p>
  </w:comment>
  <w:comment w:id="90" w:author="Dennis" w:date="2014-04-09T12:36:00Z" w:initials="D">
    <w:p w:rsidR="00417B0C" w:rsidRDefault="00417B0C">
      <w:pPr>
        <w:pStyle w:val="Kommentartext"/>
      </w:pPr>
      <w:r>
        <w:rPr>
          <w:rStyle w:val="Kommentarzeichen"/>
        </w:rPr>
        <w:annotationRef/>
      </w:r>
      <w:r>
        <w:t>Erklärung warum hier Thread benötigt wird…</w:t>
      </w:r>
    </w:p>
    <w:p w:rsidR="00417B0C" w:rsidRDefault="00417B0C">
      <w:pPr>
        <w:pStyle w:val="Kommentartext"/>
      </w:pPr>
      <w:r>
        <w:sym w:font="Wingdings" w:char="F0E0"/>
      </w:r>
      <w:r>
        <w:t xml:space="preserve"> Hier oder beim </w:t>
      </w:r>
      <w:proofErr w:type="spellStart"/>
      <w:r>
        <w:t>Nao</w:t>
      </w:r>
      <w:proofErr w:type="spellEnd"/>
      <w:r>
        <w:t xml:space="preserve"> (Kapitel 4.2)</w:t>
      </w:r>
    </w:p>
    <w:p w:rsidR="00417B0C" w:rsidRDefault="00417B0C">
      <w:pPr>
        <w:pStyle w:val="Kommentartext"/>
      </w:pPr>
      <w:r>
        <w:t>Bewegung (Non)</w:t>
      </w:r>
      <w:proofErr w:type="spellStart"/>
      <w:r>
        <w:t>Blocking</w:t>
      </w:r>
      <w:proofErr w:type="spellEnd"/>
      <w:r>
        <w:t>-Call…</w:t>
      </w:r>
    </w:p>
  </w:comment>
  <w:comment w:id="94" w:author="Dennis" w:date="2014-04-09T14:27:00Z" w:initials="D">
    <w:p w:rsidR="00417B0C" w:rsidRDefault="00417B0C">
      <w:pPr>
        <w:pStyle w:val="Kommentartext"/>
      </w:pPr>
      <w:r>
        <w:rPr>
          <w:rStyle w:val="Kommentarzeichen"/>
        </w:rPr>
        <w:annotationRef/>
      </w:r>
      <w:r>
        <w:t>einfügen</w:t>
      </w:r>
    </w:p>
  </w:comment>
  <w:comment w:id="97" w:author="Dennis" w:date="2014-04-09T15:05:00Z" w:initials="D">
    <w:p w:rsidR="00417B0C" w:rsidRDefault="00417B0C">
      <w:pPr>
        <w:pStyle w:val="Kommentartext"/>
      </w:pPr>
      <w:r>
        <w:rPr>
          <w:rStyle w:val="Kommentarzeichen"/>
        </w:rPr>
        <w:annotationRef/>
      </w:r>
      <w:r>
        <w:t xml:space="preserve">weiß nicht ob das so stimmt?? Michael fragen: </w:t>
      </w:r>
      <w:r w:rsidRPr="003561D9">
        <w:t>http://openbook.galileocomputing.de/visual_csharp_2010/visual_csharp_2010_11_002.htm</w:t>
      </w:r>
    </w:p>
  </w:comment>
  <w:comment w:id="101" w:author="Dennis" w:date="2014-04-09T16:17:00Z" w:initials="D">
    <w:p w:rsidR="00417B0C" w:rsidRDefault="00417B0C">
      <w:pPr>
        <w:pStyle w:val="Kommentartext"/>
      </w:pPr>
      <w:r>
        <w:rPr>
          <w:rStyle w:val="Kommentarzeichen"/>
        </w:rPr>
        <w:annotationRef/>
      </w:r>
      <w:r>
        <w:t>einfügen</w:t>
      </w:r>
    </w:p>
  </w:comment>
  <w:comment w:id="103" w:author="Dennis" w:date="2014-04-23T17:35:00Z" w:initials="D">
    <w:p w:rsidR="00417B0C" w:rsidRDefault="00417B0C">
      <w:pPr>
        <w:pStyle w:val="Kommentartext"/>
      </w:pPr>
      <w:r>
        <w:rPr>
          <w:rStyle w:val="Kommentarzeichen"/>
        </w:rPr>
        <w:annotationRef/>
      </w:r>
      <w:r>
        <w:t>Verweis einfügen</w:t>
      </w:r>
    </w:p>
  </w:comment>
  <w:comment w:id="104" w:author="Dennis" w:date="2014-04-09T16:54:00Z" w:initials="D">
    <w:p w:rsidR="00417B0C" w:rsidRDefault="00417B0C">
      <w:pPr>
        <w:pStyle w:val="Kommentartext"/>
      </w:pPr>
      <w:r>
        <w:rPr>
          <w:rStyle w:val="Kommentarzeichen"/>
        </w:rPr>
        <w:annotationRef/>
      </w:r>
      <w:r>
        <w:t>anpassen</w:t>
      </w:r>
    </w:p>
  </w:comment>
  <w:comment w:id="107" w:author="Dennis" w:date="2014-04-23T17:35:00Z" w:initials="D">
    <w:p w:rsidR="00417B0C" w:rsidRDefault="00417B0C">
      <w:pPr>
        <w:pStyle w:val="Kommentartext"/>
      </w:pPr>
      <w:r>
        <w:rPr>
          <w:rStyle w:val="Kommentarzeichen"/>
        </w:rPr>
        <w:annotationRef/>
      </w:r>
      <w:r>
        <w:t>Karo</w:t>
      </w:r>
    </w:p>
  </w:comment>
  <w:comment w:id="115" w:author="Dennis" w:date="2014-04-23T17:30:00Z" w:initials="D">
    <w:p w:rsidR="00417B0C" w:rsidRDefault="00417B0C">
      <w:pPr>
        <w:pStyle w:val="Kommentartext"/>
      </w:pPr>
      <w:r>
        <w:rPr>
          <w:rStyle w:val="Kommentarzeichen"/>
        </w:rPr>
        <w:annotationRef/>
      </w:r>
      <w:r>
        <w:t>Karo</w:t>
      </w:r>
    </w:p>
  </w:comment>
  <w:comment w:id="117" w:author="Karolin Edigkaufer" w:date="2014-03-16T13:46:00Z" w:initials="KE">
    <w:p w:rsidR="00417B0C" w:rsidRDefault="00417B0C">
      <w:pPr>
        <w:pStyle w:val="Kommentartext"/>
      </w:pPr>
      <w:r>
        <w:rPr>
          <w:rStyle w:val="Kommentarzeichen"/>
        </w:rPr>
        <w:annotationRef/>
      </w:r>
      <w:proofErr w:type="spellStart"/>
      <w:r>
        <w:t>Evtl</w:t>
      </w:r>
      <w:proofErr w:type="spellEnd"/>
      <w:r>
        <w:t xml:space="preserve"> Bild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748E" w:rsidRDefault="0020748E" w:rsidP="006731D8">
      <w:pPr>
        <w:spacing w:line="240" w:lineRule="auto"/>
        <w:rPr>
          <w:rFonts w:cs="Times New Roman"/>
        </w:rPr>
      </w:pPr>
      <w:r>
        <w:rPr>
          <w:rFonts w:cs="Times New Roman"/>
        </w:rPr>
        <w:separator/>
      </w:r>
    </w:p>
  </w:endnote>
  <w:endnote w:type="continuationSeparator" w:id="0">
    <w:p w:rsidR="0020748E" w:rsidRDefault="0020748E"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B0C" w:rsidRDefault="00417B0C"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0BC32B9E" wp14:editId="596D1407">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417B0C" w:rsidRDefault="00417B0C" w:rsidP="00CA2840">
    <w:pPr>
      <w:pStyle w:val="Fuzeile"/>
      <w:jc w:val="center"/>
    </w:pPr>
  </w:p>
  <w:p w:rsidR="00417B0C" w:rsidRPr="00535669" w:rsidRDefault="00417B0C"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D4666D">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B0C" w:rsidRDefault="00417B0C"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13A86744" wp14:editId="3E8E55A0">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417B0C" w:rsidRDefault="00417B0C" w:rsidP="00CA2840">
    <w:pPr>
      <w:pStyle w:val="Fuzeile"/>
      <w:jc w:val="center"/>
    </w:pPr>
  </w:p>
  <w:p w:rsidR="00417B0C" w:rsidRPr="00535669" w:rsidRDefault="00417B0C"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104CFD">
      <w:rPr>
        <w:noProof/>
        <w:color w:val="A6A6A6" w:themeColor="background1" w:themeShade="A6"/>
      </w:rPr>
      <w:t>15</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B0C" w:rsidRDefault="00417B0C"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417B0C" w:rsidRDefault="00417B0C" w:rsidP="00CA2840">
    <w:pPr>
      <w:pStyle w:val="Fuzeile"/>
      <w:jc w:val="center"/>
    </w:pPr>
  </w:p>
  <w:p w:rsidR="00417B0C" w:rsidRPr="00535669" w:rsidRDefault="00417B0C"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931235">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748E" w:rsidRDefault="0020748E" w:rsidP="006731D8">
      <w:pPr>
        <w:spacing w:line="240" w:lineRule="auto"/>
        <w:rPr>
          <w:rFonts w:cs="Times New Roman"/>
        </w:rPr>
      </w:pPr>
      <w:r>
        <w:rPr>
          <w:rFonts w:cs="Times New Roman"/>
        </w:rPr>
        <w:separator/>
      </w:r>
    </w:p>
  </w:footnote>
  <w:footnote w:type="continuationSeparator" w:id="0">
    <w:p w:rsidR="0020748E" w:rsidRDefault="0020748E"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B0C" w:rsidRDefault="00417B0C"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 xml:space="preserve">Koppelung einer Bewegungsentwicklung für </w:t>
    </w:r>
    <w:proofErr w:type="spellStart"/>
    <w:r w:rsidRPr="00F004CE">
      <w:rPr>
        <w:color w:val="A6A6A6" w:themeColor="background1" w:themeShade="A6"/>
      </w:rPr>
      <w:t>humanoide</w:t>
    </w:r>
    <w:proofErr w:type="spellEnd"/>
    <w:r w:rsidRPr="00F004CE">
      <w:rPr>
        <w:color w:val="A6A6A6" w:themeColor="background1" w:themeShade="A6"/>
      </w:rPr>
      <w:t xml:space="preserve"> Roboter</w:t>
    </w:r>
    <w:r>
      <w:rPr>
        <w:color w:val="A6A6A6" w:themeColor="background1" w:themeShade="A6"/>
      </w:rPr>
      <w:t xml:space="preserve"> </w:t>
    </w:r>
  </w:p>
  <w:p w:rsidR="00417B0C" w:rsidRDefault="00417B0C"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417B0C" w:rsidRPr="00DF56CD" w:rsidRDefault="00417B0C"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67338F28" wp14:editId="4007F15C">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B0C" w:rsidRPr="00DF56CD" w:rsidRDefault="00417B0C" w:rsidP="00F815B5">
    <w:pPr>
      <w:pStyle w:val="Kopfzeile"/>
      <w:jc w:val="center"/>
    </w:pPr>
    <w:r>
      <w:rPr>
        <w:noProof/>
      </w:rPr>
      <w:drawing>
        <wp:anchor distT="0" distB="0" distL="114300" distR="114300" simplePos="0" relativeHeight="251681280" behindDoc="0" locked="0" layoutInCell="1" allowOverlap="1" wp14:anchorId="48A64342" wp14:editId="2D6F1857">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B0C" w:rsidRPr="00CC262D" w:rsidRDefault="00417B0C"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1F3BA91A" wp14:editId="4ED31A65">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104CFD">
        <w:rPr>
          <w:noProof/>
        </w:rPr>
        <w:t>Grundlagen</w:t>
      </w:r>
    </w:fldSimple>
    <w:bookmarkStart w:id="120" w:name="_Toc262116031"/>
    <w:bookmarkEnd w:id="120"/>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B0C" w:rsidRDefault="00417B0C"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417B0C" w:rsidRPr="00CC262D" w:rsidRDefault="00417B0C"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9">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2">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7">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3"/>
  </w:num>
  <w:num w:numId="2">
    <w:abstractNumId w:val="3"/>
  </w:num>
  <w:num w:numId="3">
    <w:abstractNumId w:val="17"/>
  </w:num>
  <w:num w:numId="4">
    <w:abstractNumId w:val="1"/>
  </w:num>
  <w:num w:numId="5">
    <w:abstractNumId w:val="19"/>
  </w:num>
  <w:num w:numId="6">
    <w:abstractNumId w:val="2"/>
    <w:lvlOverride w:ilvl="1">
      <w:startOverride w:val="1"/>
    </w:lvlOverride>
  </w:num>
  <w:num w:numId="7">
    <w:abstractNumId w:val="2"/>
    <w:lvlOverride w:ilvl="1">
      <w:startOverride w:val="2"/>
    </w:lvlOverride>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20"/>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6"/>
  </w:num>
  <w:num w:numId="24">
    <w:abstractNumId w:val="16"/>
  </w:num>
  <w:num w:numId="25">
    <w:abstractNumId w:val="8"/>
  </w:num>
  <w:num w:numId="26">
    <w:abstractNumId w:val="5"/>
  </w:num>
  <w:num w:numId="27">
    <w:abstractNumId w:val="15"/>
  </w:num>
  <w:num w:numId="28">
    <w:abstractNumId w:val="18"/>
  </w:num>
  <w:num w:numId="29">
    <w:abstractNumId w:val="13"/>
  </w:num>
  <w:num w:numId="30">
    <w:abstractNumId w:val="13"/>
  </w:num>
  <w:num w:numId="31">
    <w:abstractNumId w:val="13"/>
  </w:num>
  <w:num w:numId="32">
    <w:abstractNumId w:val="9"/>
  </w:num>
  <w:num w:numId="33">
    <w:abstractNumId w:val="7"/>
  </w:num>
  <w:num w:numId="34">
    <w:abstractNumId w:val="4"/>
  </w:num>
  <w:num w:numId="35">
    <w:abstractNumId w:val="0"/>
  </w:num>
  <w:num w:numId="36">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158D"/>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87D"/>
    <w:rsid w:val="00055110"/>
    <w:rsid w:val="00055FFA"/>
    <w:rsid w:val="000573F1"/>
    <w:rsid w:val="00060068"/>
    <w:rsid w:val="00060152"/>
    <w:rsid w:val="00060360"/>
    <w:rsid w:val="00060D91"/>
    <w:rsid w:val="0006195B"/>
    <w:rsid w:val="00063175"/>
    <w:rsid w:val="0006563A"/>
    <w:rsid w:val="00065BBC"/>
    <w:rsid w:val="00066CE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6B2"/>
    <w:rsid w:val="000D06AB"/>
    <w:rsid w:val="000D1CCE"/>
    <w:rsid w:val="000D27C6"/>
    <w:rsid w:val="000D467C"/>
    <w:rsid w:val="000D481A"/>
    <w:rsid w:val="000D60D0"/>
    <w:rsid w:val="000E017C"/>
    <w:rsid w:val="000E0882"/>
    <w:rsid w:val="000E1C58"/>
    <w:rsid w:val="000E4320"/>
    <w:rsid w:val="000E4C61"/>
    <w:rsid w:val="000E5505"/>
    <w:rsid w:val="000E7789"/>
    <w:rsid w:val="000F1131"/>
    <w:rsid w:val="000F29E2"/>
    <w:rsid w:val="000F38BE"/>
    <w:rsid w:val="000F5133"/>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33F"/>
    <w:rsid w:val="001D6727"/>
    <w:rsid w:val="001D696F"/>
    <w:rsid w:val="001E0F26"/>
    <w:rsid w:val="001E1352"/>
    <w:rsid w:val="001E2711"/>
    <w:rsid w:val="001E3C7A"/>
    <w:rsid w:val="001E68E5"/>
    <w:rsid w:val="001F2BA8"/>
    <w:rsid w:val="001F323E"/>
    <w:rsid w:val="001F3334"/>
    <w:rsid w:val="001F3407"/>
    <w:rsid w:val="001F3A79"/>
    <w:rsid w:val="001F4A1F"/>
    <w:rsid w:val="001F52AF"/>
    <w:rsid w:val="001F7881"/>
    <w:rsid w:val="002012C0"/>
    <w:rsid w:val="002016EA"/>
    <w:rsid w:val="00202D3F"/>
    <w:rsid w:val="00202DB9"/>
    <w:rsid w:val="00202EC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7EFE"/>
    <w:rsid w:val="002C0FED"/>
    <w:rsid w:val="002C15F4"/>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7F7E"/>
    <w:rsid w:val="004001B4"/>
    <w:rsid w:val="004015FB"/>
    <w:rsid w:val="00403DAF"/>
    <w:rsid w:val="004040D0"/>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D0804"/>
    <w:rsid w:val="004D2F6D"/>
    <w:rsid w:val="004D3359"/>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5002A8"/>
    <w:rsid w:val="00502731"/>
    <w:rsid w:val="00502C01"/>
    <w:rsid w:val="0050308B"/>
    <w:rsid w:val="00503296"/>
    <w:rsid w:val="005035DF"/>
    <w:rsid w:val="00504558"/>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5EF"/>
    <w:rsid w:val="005A2928"/>
    <w:rsid w:val="005A2BBE"/>
    <w:rsid w:val="005A35D4"/>
    <w:rsid w:val="005A4713"/>
    <w:rsid w:val="005A5177"/>
    <w:rsid w:val="005A559C"/>
    <w:rsid w:val="005A580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2765"/>
    <w:rsid w:val="005E329E"/>
    <w:rsid w:val="005E3569"/>
    <w:rsid w:val="005E37E2"/>
    <w:rsid w:val="005E3849"/>
    <w:rsid w:val="005E40BA"/>
    <w:rsid w:val="005E497C"/>
    <w:rsid w:val="005E61B6"/>
    <w:rsid w:val="005E6697"/>
    <w:rsid w:val="005F10D2"/>
    <w:rsid w:val="005F2234"/>
    <w:rsid w:val="005F4661"/>
    <w:rsid w:val="005F5AA9"/>
    <w:rsid w:val="005F5CF1"/>
    <w:rsid w:val="005F7A53"/>
    <w:rsid w:val="0060061B"/>
    <w:rsid w:val="00602326"/>
    <w:rsid w:val="00604A66"/>
    <w:rsid w:val="00604D0E"/>
    <w:rsid w:val="0060581B"/>
    <w:rsid w:val="00605FDD"/>
    <w:rsid w:val="006078BF"/>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7CBF"/>
    <w:rsid w:val="00690979"/>
    <w:rsid w:val="00690CF7"/>
    <w:rsid w:val="00693316"/>
    <w:rsid w:val="00693A8A"/>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C021A"/>
    <w:rsid w:val="006C0A4C"/>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72F7"/>
    <w:rsid w:val="006E237A"/>
    <w:rsid w:val="006E249C"/>
    <w:rsid w:val="006E2A92"/>
    <w:rsid w:val="006E2DF6"/>
    <w:rsid w:val="006E33D4"/>
    <w:rsid w:val="006E43D7"/>
    <w:rsid w:val="006E4927"/>
    <w:rsid w:val="006E4F49"/>
    <w:rsid w:val="006E50EA"/>
    <w:rsid w:val="006E65A1"/>
    <w:rsid w:val="006E7329"/>
    <w:rsid w:val="006E7BD4"/>
    <w:rsid w:val="006F0F3E"/>
    <w:rsid w:val="006F174B"/>
    <w:rsid w:val="006F17E5"/>
    <w:rsid w:val="006F6D4C"/>
    <w:rsid w:val="006F7340"/>
    <w:rsid w:val="006F77D7"/>
    <w:rsid w:val="006F77EF"/>
    <w:rsid w:val="006F7D3F"/>
    <w:rsid w:val="007003CF"/>
    <w:rsid w:val="0070235C"/>
    <w:rsid w:val="00707C3D"/>
    <w:rsid w:val="007105F7"/>
    <w:rsid w:val="00710974"/>
    <w:rsid w:val="0071151C"/>
    <w:rsid w:val="00711C09"/>
    <w:rsid w:val="00712444"/>
    <w:rsid w:val="00712A49"/>
    <w:rsid w:val="0071305F"/>
    <w:rsid w:val="007132D2"/>
    <w:rsid w:val="007211A2"/>
    <w:rsid w:val="0072148A"/>
    <w:rsid w:val="007226B8"/>
    <w:rsid w:val="00723629"/>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5322"/>
    <w:rsid w:val="00885697"/>
    <w:rsid w:val="00885A8E"/>
    <w:rsid w:val="00887880"/>
    <w:rsid w:val="00887EBD"/>
    <w:rsid w:val="00890AD0"/>
    <w:rsid w:val="00890D94"/>
    <w:rsid w:val="00891009"/>
    <w:rsid w:val="008916D5"/>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63D5"/>
    <w:rsid w:val="008F6FA4"/>
    <w:rsid w:val="009003CD"/>
    <w:rsid w:val="009016E6"/>
    <w:rsid w:val="009018FB"/>
    <w:rsid w:val="00901D9B"/>
    <w:rsid w:val="00902CD9"/>
    <w:rsid w:val="009035D2"/>
    <w:rsid w:val="009046FF"/>
    <w:rsid w:val="00904B2A"/>
    <w:rsid w:val="00905EB1"/>
    <w:rsid w:val="00906BCE"/>
    <w:rsid w:val="00911F4A"/>
    <w:rsid w:val="00915C25"/>
    <w:rsid w:val="00916B5B"/>
    <w:rsid w:val="00920571"/>
    <w:rsid w:val="00922235"/>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6057"/>
    <w:rsid w:val="00A86B79"/>
    <w:rsid w:val="00A87A68"/>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41AC"/>
    <w:rsid w:val="00AF0590"/>
    <w:rsid w:val="00AF069F"/>
    <w:rsid w:val="00AF075D"/>
    <w:rsid w:val="00AF1128"/>
    <w:rsid w:val="00AF11E6"/>
    <w:rsid w:val="00AF2340"/>
    <w:rsid w:val="00AF41A0"/>
    <w:rsid w:val="00AF6CA8"/>
    <w:rsid w:val="00AF7A74"/>
    <w:rsid w:val="00AF7CCA"/>
    <w:rsid w:val="00B00005"/>
    <w:rsid w:val="00B01704"/>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22BB"/>
    <w:rsid w:val="00B73107"/>
    <w:rsid w:val="00B73561"/>
    <w:rsid w:val="00B738F4"/>
    <w:rsid w:val="00B73AA9"/>
    <w:rsid w:val="00B74000"/>
    <w:rsid w:val="00B74094"/>
    <w:rsid w:val="00B7544C"/>
    <w:rsid w:val="00B75B85"/>
    <w:rsid w:val="00B76CEA"/>
    <w:rsid w:val="00B80AB2"/>
    <w:rsid w:val="00B82948"/>
    <w:rsid w:val="00B830B7"/>
    <w:rsid w:val="00B8319B"/>
    <w:rsid w:val="00B83C76"/>
    <w:rsid w:val="00B83C82"/>
    <w:rsid w:val="00B83F09"/>
    <w:rsid w:val="00B869A2"/>
    <w:rsid w:val="00B8752A"/>
    <w:rsid w:val="00B87AA8"/>
    <w:rsid w:val="00B91B79"/>
    <w:rsid w:val="00B91D27"/>
    <w:rsid w:val="00B92CFB"/>
    <w:rsid w:val="00B94884"/>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13E6"/>
    <w:rsid w:val="00BC1D17"/>
    <w:rsid w:val="00BC3CB4"/>
    <w:rsid w:val="00BC442C"/>
    <w:rsid w:val="00BC567D"/>
    <w:rsid w:val="00BC68E1"/>
    <w:rsid w:val="00BC6947"/>
    <w:rsid w:val="00BC6EEF"/>
    <w:rsid w:val="00BD100A"/>
    <w:rsid w:val="00BD21B7"/>
    <w:rsid w:val="00BD2B49"/>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8A6"/>
    <w:rsid w:val="00C16AAB"/>
    <w:rsid w:val="00C16EAC"/>
    <w:rsid w:val="00C17F13"/>
    <w:rsid w:val="00C17FF4"/>
    <w:rsid w:val="00C20092"/>
    <w:rsid w:val="00C20C28"/>
    <w:rsid w:val="00C21AB6"/>
    <w:rsid w:val="00C21BF1"/>
    <w:rsid w:val="00C24310"/>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4AAB"/>
    <w:rsid w:val="00C4637D"/>
    <w:rsid w:val="00C463FE"/>
    <w:rsid w:val="00C46660"/>
    <w:rsid w:val="00C471E0"/>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70CF"/>
    <w:rsid w:val="00CB7A8C"/>
    <w:rsid w:val="00CC1590"/>
    <w:rsid w:val="00CC262D"/>
    <w:rsid w:val="00CC3046"/>
    <w:rsid w:val="00CC4380"/>
    <w:rsid w:val="00CC477B"/>
    <w:rsid w:val="00CC4CF1"/>
    <w:rsid w:val="00CC53FE"/>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39EE"/>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D76"/>
    <w:rsid w:val="00D57F1C"/>
    <w:rsid w:val="00D60DFC"/>
    <w:rsid w:val="00D61D62"/>
    <w:rsid w:val="00D63B9B"/>
    <w:rsid w:val="00D6573A"/>
    <w:rsid w:val="00D665C9"/>
    <w:rsid w:val="00D7300E"/>
    <w:rsid w:val="00D741BC"/>
    <w:rsid w:val="00D7613C"/>
    <w:rsid w:val="00D77A4C"/>
    <w:rsid w:val="00D77A94"/>
    <w:rsid w:val="00D81739"/>
    <w:rsid w:val="00D820F9"/>
    <w:rsid w:val="00D83BFC"/>
    <w:rsid w:val="00D83D5C"/>
    <w:rsid w:val="00D84690"/>
    <w:rsid w:val="00D8486A"/>
    <w:rsid w:val="00D8489B"/>
    <w:rsid w:val="00D868D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30BA"/>
    <w:rsid w:val="00E73AF4"/>
    <w:rsid w:val="00E73BD8"/>
    <w:rsid w:val="00E748D1"/>
    <w:rsid w:val="00E75D0B"/>
    <w:rsid w:val="00E7698E"/>
    <w:rsid w:val="00E777CC"/>
    <w:rsid w:val="00E77874"/>
    <w:rsid w:val="00E82768"/>
    <w:rsid w:val="00E82E46"/>
    <w:rsid w:val="00E83F78"/>
    <w:rsid w:val="00E83FD1"/>
    <w:rsid w:val="00E84B0E"/>
    <w:rsid w:val="00E8612E"/>
    <w:rsid w:val="00E86136"/>
    <w:rsid w:val="00E90827"/>
    <w:rsid w:val="00E90AF2"/>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jp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13</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14</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15</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17</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18</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20</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21</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16</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19</b:RefOrder>
  </b:Source>
</b:Sources>
</file>

<file path=customXml/itemProps1.xml><?xml version="1.0" encoding="utf-8"?>
<ds:datastoreItem xmlns:ds="http://schemas.openxmlformats.org/officeDocument/2006/customXml" ds:itemID="{18AEA91D-1F3C-411F-AA7F-0179CD8A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6234</Words>
  <Characters>39278</Characters>
  <Application>Microsoft Office Word</Application>
  <DocSecurity>0</DocSecurity>
  <Lines>327</Lines>
  <Paragraphs>90</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45422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Karolin</cp:lastModifiedBy>
  <cp:revision>166</cp:revision>
  <cp:lastPrinted>2013-09-09T13:41:00Z</cp:lastPrinted>
  <dcterms:created xsi:type="dcterms:W3CDTF">2014-03-05T14:31:00Z</dcterms:created>
  <dcterms:modified xsi:type="dcterms:W3CDTF">2014-04-23T20:03:00Z</dcterms:modified>
</cp:coreProperties>
</file>